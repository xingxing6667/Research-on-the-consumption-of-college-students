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D5F10">
      <w:pPr>
        <w:pStyle w:val="32"/>
        <w:rPr>
          <w:rFonts w:hint="eastAsia" w:ascii="宋体" w:hAnsi="宋体" w:eastAsia="宋体" w:cs="宋体"/>
        </w:rPr>
      </w:pPr>
      <w:r>
        <w:rPr>
          <w:rFonts w:hint="eastAsia" w:ascii="宋体" w:hAnsi="宋体" w:eastAsia="宋体" w:cs="宋体"/>
        </w:rPr>
        <w:t>大学生消费行为画像与消费趋势预测</w:t>
      </w:r>
    </w:p>
    <w:p w14:paraId="5A9E56D2">
      <w:pPr>
        <w:pStyle w:val="33"/>
        <w:rPr>
          <w:rFonts w:hint="eastAsia" w:ascii="宋体" w:hAnsi="宋体" w:eastAsia="宋体" w:cs="宋体"/>
        </w:rPr>
      </w:pPr>
      <w:r>
        <w:rPr>
          <w:rFonts w:hint="eastAsia" w:ascii="宋体" w:hAnsi="宋体" w:eastAsia="宋体" w:cs="宋体"/>
        </w:rPr>
        <w:t>摘要</w:t>
      </w:r>
    </w:p>
    <w:p w14:paraId="5CA442E8">
      <w:pPr>
        <w:pStyle w:val="25"/>
        <w:rPr>
          <w:rFonts w:hint="eastAsia" w:ascii="宋体" w:hAnsi="宋体" w:eastAsia="宋体" w:cs="宋体"/>
        </w:rPr>
      </w:pPr>
      <w:r>
        <w:rPr>
          <w:rFonts w:hint="eastAsia" w:ascii="宋体" w:hAnsi="宋体" w:eastAsia="宋体" w:cs="宋体"/>
        </w:rPr>
        <w:t>在智慧校园建设持续推进、校园治理加速走向数据驱动的背景下，大学生消费数据逐渐成为反映学生行为特征、生活状态与消费结构的重要信息来源。围绕校园一卡通、移动支付、校园商户交易明细等多源消费数据开展系统挖掘，不仅有助于识别不同消费层级与行为偏好的学生群体，而且能够为贫困生精准识别、后勤服务优化、食堂供需匹配与校园消费引导提供更加科学的依据。已有研究表明，聚类分析、时序预测与多源数据整合方法在高校消费数据治理中具有较强的适用性，尤其是在学生消费分层、异常行为识别和场景需求预测方面，已形成较为清晰的技术路径</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w:t>
      </w:r>
    </w:p>
    <w:p w14:paraId="18B11F7F">
      <w:pPr>
        <w:pStyle w:val="19"/>
        <w:spacing w:after="60"/>
        <w:rPr>
          <w:rFonts w:hint="eastAsia" w:ascii="宋体" w:hAnsi="宋体" w:eastAsia="宋体" w:cs="宋体"/>
        </w:rPr>
      </w:pPr>
    </w:p>
    <w:p w14:paraId="11DE1AC7">
      <w:pPr>
        <w:pStyle w:val="25"/>
        <w:rPr>
          <w:rFonts w:hint="eastAsia" w:ascii="宋体" w:hAnsi="宋体" w:eastAsia="宋体" w:cs="宋体"/>
        </w:rPr>
      </w:pPr>
      <w:r>
        <w:rPr>
          <w:rFonts w:hint="eastAsia" w:ascii="宋体" w:hAnsi="宋体" w:eastAsia="宋体" w:cs="宋体"/>
        </w:rPr>
        <w:t>基于此，本文以大学生校园消费行为为研究对象，围绕“消费行为画像构建”与“消费趋势预测”两个核心问题，构建一套适配大数据管理与应用专业研究范式的分析框架。论文首先对大学生消费行为、用户画像、消费趋势预测等核心概念进行界定，并引入消费者行为理论、计划行为理论、用户画像理论与数据挖掘理论作为分析基础；随后从数据来源、变量定义与模型构建三个层面，提出基于多源消费数据的画像标签体系构建方案，以及融合聚类分析与时序预测的模型设计思路；在此基础上，结合开题报告中的研究目标与实施路径，形成面向校园管理场景的实证分析框架，对消费能力、消费结构、行为偏好、群体属性与特殊群体识别等内容进行系统论述，并进一步提出整体消费趋势、细分群体消费变化和食堂高频消费场景的预测方案。</w:t>
      </w:r>
    </w:p>
    <w:p w14:paraId="149A0B6E">
      <w:pPr>
        <w:pStyle w:val="19"/>
        <w:spacing w:after="60"/>
        <w:rPr>
          <w:rFonts w:hint="eastAsia" w:ascii="宋体" w:hAnsi="宋体" w:eastAsia="宋体" w:cs="宋体"/>
        </w:rPr>
      </w:pPr>
    </w:p>
    <w:p w14:paraId="5B95A050">
      <w:pPr>
        <w:pStyle w:val="25"/>
        <w:rPr>
          <w:rFonts w:hint="eastAsia" w:ascii="宋体" w:hAnsi="宋体" w:eastAsia="宋体" w:cs="宋体"/>
        </w:rPr>
      </w:pPr>
      <w:r>
        <w:rPr>
          <w:rFonts w:hint="eastAsia" w:ascii="宋体" w:hAnsi="宋体" w:eastAsia="宋体" w:cs="宋体"/>
        </w:rPr>
        <w:t>研究认为，大学生校园消费行为具有明显的群体异质性、场景依赖性与时间波动性，传统单一数据源分析方式难以完整反映学生的真实消费特征。通过整合校园卡、移动支付、学生基本信息及问卷调查数据，可以从消费能力、消费频率、消费时段、场景偏好、支付方式偏好、信贷使用倾向与绿色消费理念等多个维度刻画学生画像，并在此基础上实现针对不同群体的管理支持。与此同时，引入 ARIMA、Prophet、LSTM 等时序预测方法及其融合思路，有助于提升校园消费需求预测的稳定性与准确性，为后勤资源配置与校园商户运营提供数据支撑</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w:t>
      </w:r>
    </w:p>
    <w:p w14:paraId="128F0824">
      <w:pPr>
        <w:pStyle w:val="19"/>
        <w:spacing w:after="60"/>
        <w:rPr>
          <w:rFonts w:hint="eastAsia" w:ascii="宋体" w:hAnsi="宋体" w:eastAsia="宋体" w:cs="宋体"/>
        </w:rPr>
      </w:pPr>
    </w:p>
    <w:p w14:paraId="27B7ABB3">
      <w:pPr>
        <w:pStyle w:val="25"/>
        <w:rPr>
          <w:rFonts w:hint="eastAsia" w:ascii="宋体" w:hAnsi="宋体" w:eastAsia="宋体" w:cs="宋体"/>
        </w:rPr>
      </w:pPr>
      <w:r>
        <w:rPr>
          <w:rFonts w:hint="eastAsia" w:ascii="宋体" w:hAnsi="宋体" w:eastAsia="宋体" w:cs="宋体"/>
        </w:rPr>
        <w:t>本文的创新之处主要体现在三个方面。其一，在研究对象上，强调对校园卡数据与移动支付数据的协同分析，以弥补既有研究中数据来源单一的问题。其二，在画像体系上，将消费能力、消费偏好、消费理念、信贷习惯与特殊群体识别纳入统一框架，增强了画像标签体系的完整性。其三，在应用层面上，构建“画像识别—趋势预测—管理应用”的闭环逻辑，使研究结论能够更直接地服务于资助认定、食堂运营、消费引导与智慧校园治理。需要说明的是，本文为依据开题报告形成的毕业论文初稿，其中第五章实证结果部分目前以规范化写法、分析逻辑与结果表达框架为主，待后续接入真实样本数据后可进一步补充具体统计值、模型参数与显著性检验结果。</w:t>
      </w:r>
    </w:p>
    <w:p w14:paraId="292452B2">
      <w:pPr>
        <w:pStyle w:val="19"/>
        <w:spacing w:after="60"/>
        <w:rPr>
          <w:rFonts w:hint="eastAsia" w:ascii="宋体" w:hAnsi="宋体" w:eastAsia="宋体" w:cs="宋体"/>
        </w:rPr>
      </w:pPr>
    </w:p>
    <w:p w14:paraId="525B1C0A">
      <w:pPr>
        <w:pStyle w:val="25"/>
        <w:rPr>
          <w:rFonts w:hint="eastAsia" w:ascii="宋体" w:hAnsi="宋体" w:eastAsia="宋体" w:cs="宋体"/>
        </w:rPr>
      </w:pPr>
      <w:r>
        <w:rPr>
          <w:rStyle w:val="40"/>
          <w:rFonts w:hint="eastAsia" w:ascii="宋体" w:hAnsi="宋体" w:eastAsia="宋体" w:cs="宋体"/>
        </w:rPr>
        <w:t>关键词</w:t>
      </w:r>
      <w:r>
        <w:rPr>
          <w:rFonts w:hint="eastAsia" w:ascii="宋体" w:hAnsi="宋体" w:eastAsia="宋体" w:cs="宋体"/>
        </w:rPr>
        <w:t>：大学生消费行为；用户画像；消费趋势预测；校园大数据；聚类分析；智慧校园</w:t>
      </w:r>
    </w:p>
    <w:p w14:paraId="3AAE55B1">
      <w:pPr>
        <w:pStyle w:val="19"/>
        <w:spacing w:after="60"/>
        <w:rPr>
          <w:rFonts w:hint="eastAsia" w:ascii="宋体" w:hAnsi="宋体" w:eastAsia="宋体" w:cs="宋体"/>
        </w:rPr>
      </w:pPr>
    </w:p>
    <w:p w14:paraId="4C441800">
      <w:pPr>
        <w:pStyle w:val="21"/>
        <w:pBdr>
          <w:bottom w:val="single" w:color="auto" w:sz="6" w:space="1"/>
        </w:pBdr>
        <w:rPr>
          <w:rFonts w:hint="eastAsia" w:ascii="宋体" w:hAnsi="宋体" w:eastAsia="宋体" w:cs="宋体"/>
        </w:rPr>
      </w:pPr>
    </w:p>
    <w:p w14:paraId="0B5417CD">
      <w:pPr>
        <w:pStyle w:val="19"/>
        <w:spacing w:after="60"/>
        <w:rPr>
          <w:rFonts w:hint="eastAsia" w:ascii="宋体" w:hAnsi="宋体" w:eastAsia="宋体" w:cs="宋体"/>
        </w:rPr>
      </w:pPr>
    </w:p>
    <w:p w14:paraId="6E2A2B18">
      <w:pPr>
        <w:pStyle w:val="33"/>
        <w:rPr>
          <w:rFonts w:hint="eastAsia" w:ascii="宋体" w:hAnsi="宋体" w:eastAsia="宋体" w:cs="宋体"/>
        </w:rPr>
      </w:pPr>
      <w:r>
        <w:rPr>
          <w:rFonts w:hint="eastAsia" w:ascii="宋体" w:hAnsi="宋体" w:eastAsia="宋体" w:cs="宋体"/>
        </w:rPr>
        <w:t>第一章 绪论</w:t>
      </w:r>
    </w:p>
    <w:p w14:paraId="54B34F49">
      <w:pPr>
        <w:pStyle w:val="34"/>
        <w:rPr>
          <w:rFonts w:hint="eastAsia" w:ascii="宋体" w:hAnsi="宋体" w:eastAsia="宋体" w:cs="宋体"/>
        </w:rPr>
      </w:pPr>
      <w:r>
        <w:rPr>
          <w:rFonts w:hint="eastAsia" w:ascii="宋体" w:hAnsi="宋体" w:eastAsia="宋体" w:cs="宋体"/>
        </w:rPr>
        <w:t>1.1 研究背景和意义</w:t>
      </w:r>
    </w:p>
    <w:p w14:paraId="7AA12BD4">
      <w:pPr>
        <w:pStyle w:val="35"/>
        <w:rPr>
          <w:rFonts w:hint="eastAsia" w:ascii="宋体" w:hAnsi="宋体" w:eastAsia="宋体" w:cs="宋体"/>
        </w:rPr>
      </w:pPr>
      <w:r>
        <w:rPr>
          <w:rFonts w:hint="eastAsia" w:ascii="宋体" w:hAnsi="宋体" w:eastAsia="宋体" w:cs="宋体"/>
        </w:rPr>
        <w:t>1.1.1 研究背景</w:t>
      </w:r>
    </w:p>
    <w:p w14:paraId="4A16D305">
      <w:pPr>
        <w:pStyle w:val="25"/>
        <w:rPr>
          <w:rFonts w:hint="eastAsia" w:ascii="宋体" w:hAnsi="宋体" w:eastAsia="宋体" w:cs="宋体"/>
        </w:rPr>
      </w:pPr>
      <w:r>
        <w:rPr>
          <w:rFonts w:hint="eastAsia" w:ascii="宋体" w:hAnsi="宋体" w:eastAsia="宋体" w:cs="宋体"/>
        </w:rPr>
        <w:t>随着高校数字化基础设施不断完善，校园一卡通系统、校内移动支付系统、商户收银系统与学生事务管理系统逐渐实现在线化、平台化和数据化，校园中大量原本零散的消费行为记录开始沉淀为可持续积累、可追踪分析的行为数据。学生在食堂、超市、浴室、打印店及其他生活服务场景中的消费记录，既反映其日常生活规律，也在一定程度上映射其经济状况、消费偏好、作息特征和风险倾向。因此，如何从海量校园消费数据中提取具有管理价值的信息，已成为智慧校园建设中的重要课题。</w:t>
      </w:r>
    </w:p>
    <w:p w14:paraId="7ACCA3F0">
      <w:pPr>
        <w:pStyle w:val="19"/>
        <w:spacing w:after="60"/>
        <w:rPr>
          <w:rFonts w:hint="eastAsia" w:ascii="宋体" w:hAnsi="宋体" w:eastAsia="宋体" w:cs="宋体"/>
        </w:rPr>
      </w:pPr>
    </w:p>
    <w:p w14:paraId="083816CB">
      <w:pPr>
        <w:pStyle w:val="25"/>
        <w:rPr>
          <w:rFonts w:hint="eastAsia" w:ascii="宋体" w:hAnsi="宋体" w:eastAsia="宋体" w:cs="宋体"/>
        </w:rPr>
      </w:pPr>
      <w:r>
        <w:rPr>
          <w:rFonts w:hint="eastAsia" w:ascii="宋体" w:hAnsi="宋体" w:eastAsia="宋体" w:cs="宋体"/>
        </w:rPr>
        <w:t>从技术发展角度看，大数据、机器学习、数据挖掘与可视化分析等方法不断成熟，为高校消费数据的深度利用提供了现实基础。相关研究已表明，聚类算法能够有效识别不同消费层级的学生群体，进而为学生管理与资助工作提供辅助依据；时序分析和预测模型则能够对校园食堂、商超等场景的消费需求进行预判，从而降低资源浪费并提升服务效率</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。与此同时，多源数据融合趋势也日益明显，单一校园卡数据已难以完整反映大学生真实消费特征，特别是在微信、支付宝等移动支付方式大量渗透校园生活后，传统分析框架必须进行更新。</w:t>
      </w:r>
    </w:p>
    <w:p w14:paraId="2C6E8767">
      <w:pPr>
        <w:pStyle w:val="19"/>
        <w:spacing w:after="60"/>
        <w:rPr>
          <w:rFonts w:hint="eastAsia" w:ascii="宋体" w:hAnsi="宋体" w:eastAsia="宋体" w:cs="宋体"/>
        </w:rPr>
      </w:pPr>
    </w:p>
    <w:p w14:paraId="7903CB3C">
      <w:pPr>
        <w:pStyle w:val="25"/>
        <w:rPr>
          <w:rFonts w:hint="eastAsia" w:ascii="宋体" w:hAnsi="宋体" w:eastAsia="宋体" w:cs="宋体"/>
        </w:rPr>
      </w:pPr>
      <w:r>
        <w:rPr>
          <w:rFonts w:hint="eastAsia" w:ascii="宋体" w:hAnsi="宋体" w:eastAsia="宋体" w:cs="宋体"/>
        </w:rPr>
        <w:t>从现实管理需求看，当前高校在贫困生识别、后勤供给优化、学生消费引导与校园商户管理等方面，仍在一定程度上依赖人工经验判断，存在识别不精准、决策不及时、响应不灵敏等问题。尤其是在贫困生认定工作中，单纯依靠家庭申报与材料审核容易出现“隐形贫困生”识别不足和“假贫困生”误判等情形；在食堂运营方面，供需关系受时间、季节、课程安排和节假日等多重因素影响，传统经验式排班与备货方式难以适应动态变化。因此，围绕大学生消费行为开展画像构建与趋势预测研究，具有明显的现实必要性。</w:t>
      </w:r>
    </w:p>
    <w:p w14:paraId="7031B172">
      <w:pPr>
        <w:pStyle w:val="19"/>
        <w:spacing w:after="60"/>
        <w:rPr>
          <w:rFonts w:hint="eastAsia" w:ascii="宋体" w:hAnsi="宋体" w:eastAsia="宋体" w:cs="宋体"/>
        </w:rPr>
      </w:pPr>
    </w:p>
    <w:p w14:paraId="72910F8E">
      <w:pPr>
        <w:pStyle w:val="35"/>
        <w:rPr>
          <w:rFonts w:hint="eastAsia" w:ascii="宋体" w:hAnsi="宋体" w:eastAsia="宋体" w:cs="宋体"/>
        </w:rPr>
      </w:pPr>
      <w:r>
        <w:rPr>
          <w:rFonts w:hint="eastAsia" w:ascii="宋体" w:hAnsi="宋体" w:eastAsia="宋体" w:cs="宋体"/>
        </w:rPr>
        <w:t>1.1.2 研究意义</w:t>
      </w:r>
    </w:p>
    <w:p w14:paraId="08FBA53F">
      <w:pPr>
        <w:pStyle w:val="25"/>
        <w:rPr>
          <w:rFonts w:hint="eastAsia" w:ascii="宋体" w:hAnsi="宋体" w:eastAsia="宋体" w:cs="宋体"/>
        </w:rPr>
      </w:pPr>
      <w:r>
        <w:rPr>
          <w:rFonts w:hint="eastAsia" w:ascii="宋体" w:hAnsi="宋体" w:eastAsia="宋体" w:cs="宋体"/>
        </w:rPr>
        <w:t>从理论层面看，本文有助于将用户画像、消费行为分析与教育大数据治理相结合，丰富高校场景下大数据应用研究的内容边界。既有教育数据挖掘研究多聚焦学习行为、成绩预警、教学质量评价等方向，而校园消费数据的管理价值尚未得到充分挖掘。将消费行为画像引入高校治理语境，不仅能够拓展大数据管理与应用专业在校园场景中的研究对象，也有助于推动消费行为理论在教育管理领域的本土化应用。</w:t>
      </w:r>
    </w:p>
    <w:p w14:paraId="0BFFA584">
      <w:pPr>
        <w:pStyle w:val="19"/>
        <w:spacing w:after="60"/>
        <w:rPr>
          <w:rFonts w:hint="eastAsia" w:ascii="宋体" w:hAnsi="宋体" w:eastAsia="宋体" w:cs="宋体"/>
        </w:rPr>
      </w:pPr>
    </w:p>
    <w:p w14:paraId="00A7642D">
      <w:pPr>
        <w:pStyle w:val="25"/>
        <w:rPr>
          <w:rFonts w:hint="eastAsia" w:ascii="宋体" w:hAnsi="宋体" w:eastAsia="宋体" w:cs="宋体"/>
        </w:rPr>
      </w:pPr>
      <w:r>
        <w:rPr>
          <w:rFonts w:hint="eastAsia" w:ascii="宋体" w:hAnsi="宋体" w:eastAsia="宋体" w:cs="宋体"/>
        </w:rPr>
        <w:t>从实践层面看，本文研究可为高校管理提供三方面支撑。第一，在学生资助工作中，通过消费数据画像辅助识别经济困难学生，可以提升精准资助的科学性与时效性。第二，在后勤运营和校园商户管理中，通过对整体消费趋势与食堂高频场景需求进行预测，可以优化备货、排班与服务时段安排。第三，在学生发展支持方面，通过对超前消费、消费异化、消费结构失衡等问题进行识别和分析，可以为理性消费教育和校园消费文化建设提供依据。</w:t>
      </w:r>
    </w:p>
    <w:p w14:paraId="2990C974">
      <w:pPr>
        <w:pStyle w:val="19"/>
        <w:spacing w:after="60"/>
        <w:rPr>
          <w:rFonts w:hint="eastAsia" w:ascii="宋体" w:hAnsi="宋体" w:eastAsia="宋体" w:cs="宋体"/>
        </w:rPr>
      </w:pPr>
    </w:p>
    <w:p w14:paraId="64DF323A">
      <w:pPr>
        <w:pStyle w:val="34"/>
        <w:rPr>
          <w:rFonts w:hint="eastAsia" w:ascii="宋体" w:hAnsi="宋体" w:eastAsia="宋体" w:cs="宋体"/>
        </w:rPr>
      </w:pPr>
      <w:r>
        <w:rPr>
          <w:rFonts w:hint="eastAsia" w:ascii="宋体" w:hAnsi="宋体" w:eastAsia="宋体" w:cs="宋体"/>
        </w:rPr>
        <w:t>1.2 文献综述</w:t>
      </w:r>
    </w:p>
    <w:p w14:paraId="0B1DFD8F">
      <w:pPr>
        <w:pStyle w:val="35"/>
        <w:rPr>
          <w:rFonts w:hint="eastAsia" w:ascii="宋体" w:hAnsi="宋体" w:eastAsia="宋体" w:cs="宋体"/>
        </w:rPr>
      </w:pPr>
      <w:r>
        <w:rPr>
          <w:rFonts w:hint="eastAsia" w:ascii="宋体" w:hAnsi="宋体" w:eastAsia="宋体" w:cs="宋体"/>
        </w:rPr>
        <w:t>1.2.1 国内研究现状</w:t>
      </w:r>
    </w:p>
    <w:p w14:paraId="4247F668">
      <w:pPr>
        <w:pStyle w:val="25"/>
        <w:rPr>
          <w:rFonts w:hint="eastAsia" w:ascii="宋体" w:hAnsi="宋体" w:eastAsia="宋体" w:cs="宋体"/>
        </w:rPr>
      </w:pPr>
      <w:r>
        <w:rPr>
          <w:rFonts w:hint="eastAsia" w:ascii="宋体" w:hAnsi="宋体" w:eastAsia="宋体" w:cs="宋体"/>
        </w:rPr>
        <w:t>国内关于大学生消费行为研究主要集中在消费影响因素分析、校园卡消费数据挖掘、贫困生识别、消费群体划分以及校园消费可视化应用等方面。部分研究从社会学、经济学和教育管理角度出发，探讨移动支付、互联网消费金融、消费心理与消费观念对大学生消费行为的影响；另一部分研究则从技术层面利用聚类分析、神经网络、关联规则和可视化系统对校园消费数据进行处理与应用。</w:t>
      </w:r>
    </w:p>
    <w:p w14:paraId="67E1DDC7">
      <w:pPr>
        <w:pStyle w:val="19"/>
        <w:spacing w:after="60"/>
        <w:rPr>
          <w:rFonts w:hint="eastAsia" w:ascii="宋体" w:hAnsi="宋体" w:eastAsia="宋体" w:cs="宋体"/>
        </w:rPr>
      </w:pPr>
    </w:p>
    <w:p w14:paraId="4118431D">
      <w:pPr>
        <w:pStyle w:val="25"/>
        <w:rPr>
          <w:rFonts w:hint="eastAsia" w:ascii="宋体" w:hAnsi="宋体" w:eastAsia="宋体" w:cs="宋体"/>
        </w:rPr>
      </w:pPr>
      <w:r>
        <w:rPr>
          <w:rFonts w:hint="eastAsia" w:ascii="宋体" w:hAnsi="宋体" w:eastAsia="宋体" w:cs="宋体"/>
        </w:rPr>
        <w:t>在校园消费数据挖掘方面，已有研究证明，基于校园卡消费记录提取消费总额、消费频次、消费时间分布和场景特征，能够较好地实现学生消费能力分层和行为模式识别。张衡、刘启明通过对校园一卡通数据进行建模，进一步将 ARIMA、支持向量机、Apriori 等方法引入实时人数预测、贫困生资助审核和异常消费分析，显示出校园卡数据在管理支持中的多重价值</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。围绕高校学生消费能力划分和画像构建的研究也表明，聚类方法能够有效识别不同层次的消费群体，为精准化学生管理提供依据。</w:t>
      </w:r>
    </w:p>
    <w:p w14:paraId="6DE27285">
      <w:pPr>
        <w:pStyle w:val="19"/>
        <w:spacing w:after="60"/>
        <w:rPr>
          <w:rFonts w:hint="eastAsia" w:ascii="宋体" w:hAnsi="宋体" w:eastAsia="宋体" w:cs="宋体"/>
        </w:rPr>
      </w:pPr>
    </w:p>
    <w:p w14:paraId="1E93F9F2">
      <w:pPr>
        <w:pStyle w:val="25"/>
        <w:rPr>
          <w:rFonts w:hint="eastAsia" w:ascii="宋体" w:hAnsi="宋体" w:eastAsia="宋体" w:cs="宋体"/>
        </w:rPr>
      </w:pPr>
      <w:r>
        <w:rPr>
          <w:rFonts w:hint="eastAsia" w:ascii="宋体" w:hAnsi="宋体" w:eastAsia="宋体" w:cs="宋体"/>
        </w:rPr>
        <w:t>在预测研究方面，国内学者开始尝试将时序模型应用于食堂消费人数、校园消费特征和贫困生识别等任务。相关成果说明，高校消费数据具有明显的周期性和波动性，适宜使用 ARIMA、神经网络及融合预测方法进行建模。但整体而言，国内研究仍存在三个突出不足：一是多数研究仍依赖单一校园卡数据源，对移动支付场景纳入不足；二是消费画像标签体系相对简单，对支付方式偏好、绿色消费倾向、信贷使用习惯等新特征关注不够；三是部分研究停留在模型试验层面，尚未充分形成可落地的系统化管理应用方案。</w:t>
      </w:r>
    </w:p>
    <w:p w14:paraId="21F21E05">
      <w:pPr>
        <w:pStyle w:val="19"/>
        <w:spacing w:after="60"/>
        <w:rPr>
          <w:rFonts w:hint="eastAsia" w:ascii="宋体" w:hAnsi="宋体" w:eastAsia="宋体" w:cs="宋体"/>
        </w:rPr>
      </w:pPr>
    </w:p>
    <w:p w14:paraId="5D5125D8">
      <w:pPr>
        <w:pStyle w:val="35"/>
        <w:rPr>
          <w:rFonts w:hint="eastAsia" w:ascii="宋体" w:hAnsi="宋体" w:eastAsia="宋体" w:cs="宋体"/>
        </w:rPr>
      </w:pPr>
      <w:r>
        <w:rPr>
          <w:rFonts w:hint="eastAsia" w:ascii="宋体" w:hAnsi="宋体" w:eastAsia="宋体" w:cs="宋体"/>
        </w:rPr>
        <w:t>1.2.2 国外研究现状</w:t>
      </w:r>
    </w:p>
    <w:p w14:paraId="1B33E920">
      <w:pPr>
        <w:pStyle w:val="25"/>
        <w:rPr>
          <w:rFonts w:hint="eastAsia" w:ascii="宋体" w:hAnsi="宋体" w:eastAsia="宋体" w:cs="宋体"/>
        </w:rPr>
      </w:pPr>
      <w:r>
        <w:rPr>
          <w:rFonts w:hint="eastAsia" w:ascii="宋体" w:hAnsi="宋体" w:eastAsia="宋体" w:cs="宋体"/>
        </w:rPr>
        <w:t>国外关于高校学生行为分析与教育数据挖掘的研究起步较早，整体上更强调多源数据整合、模型泛化能力和场景迁移应用。就消费行为相关研究而言，Jiang 等较早从校园卡系统出发，对学生消费行为开展数据分析与挖掘，证明了消费时间、地点、金额等特征在识别学生消费习惯与群体差异中的价值</w:t>
      </w:r>
      <w:r>
        <w:rPr>
          <w:rFonts w:hint="eastAsia" w:ascii="宋体" w:hAnsi="宋体" w:eastAsia="宋体" w:cs="宋体"/>
        </w:rPr>
        <w:fldChar w:fldCharType="begin"/>
      </w:r>
      <w:r>
        <w:rPr>
          <w:rFonts w:hint="eastAsia" w:ascii="宋体" w:hAnsi="宋体" w:eastAsia="宋体" w:cs="宋体"/>
        </w:rPr>
        <w:instrText xml:space="preserve"> HYPERLINK "https://doi.org/10.3390/app15147723" </w:instrText>
      </w:r>
      <w:r>
        <w:rPr>
          <w:rFonts w:hint="eastAsia" w:ascii="宋体" w:hAnsi="宋体" w:eastAsia="宋体" w:cs="宋体"/>
        </w:rPr>
        <w:fldChar w:fldCharType="separate"/>
      </w:r>
      <w:r>
        <w:rPr>
          <w:rStyle w:val="39"/>
          <w:rFonts w:hint="eastAsia" w:ascii="宋体" w:hAnsi="宋体" w:eastAsia="宋体" w:cs="宋体"/>
        </w:rPr>
        <w:t>4</w:t>
      </w:r>
      <w:r>
        <w:rPr>
          <w:rStyle w:val="39"/>
          <w:rFonts w:hint="eastAsia" w:ascii="宋体" w:hAnsi="宋体" w:eastAsia="宋体" w:cs="宋体"/>
        </w:rPr>
        <w:fldChar w:fldCharType="end"/>
      </w:r>
      <w:r>
        <w:rPr>
          <w:rFonts w:hint="eastAsia" w:ascii="宋体" w:hAnsi="宋体" w:eastAsia="宋体" w:cs="宋体"/>
        </w:rPr>
        <w:t>。Hou 等则从食堂消费场景出发，分析学生消费支出、商户选择数量与经济条件之间的关系，并构建消费群体预测模型，将学生划分为高消费、中等消费和低消费群体，表明校园消费行为具有较强的异质性</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w:t>
      </w:r>
    </w:p>
    <w:p w14:paraId="6E9BCDA8">
      <w:pPr>
        <w:pStyle w:val="19"/>
        <w:spacing w:after="60"/>
        <w:rPr>
          <w:rFonts w:hint="eastAsia" w:ascii="宋体" w:hAnsi="宋体" w:eastAsia="宋体" w:cs="宋体"/>
        </w:rPr>
      </w:pPr>
    </w:p>
    <w:p w14:paraId="2C4CD02B">
      <w:pPr>
        <w:pStyle w:val="25"/>
        <w:rPr>
          <w:rFonts w:hint="eastAsia" w:ascii="宋体" w:hAnsi="宋体" w:eastAsia="宋体" w:cs="宋体"/>
        </w:rPr>
      </w:pPr>
      <w:r>
        <w:rPr>
          <w:rFonts w:hint="eastAsia" w:ascii="宋体" w:hAnsi="宋体" w:eastAsia="宋体" w:cs="宋体"/>
        </w:rPr>
        <w:t>在聚类优化方面，Meng 等提出使用 FFA-k-means 对传统 k-means 进行改进，从而提升大学生消费行为聚类的稳定性和效果。该研究指出，优化后的聚类结果能够更有效识别消费次数过少、三餐消费不均衡等问题群体，对高校及时介入具有较高参考价值</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此外，国外研究还关注消费行为与价值观、可持续发展教育、绿色消费意识以及媒介传播环境之间的关系，说明大学生消费行为不仅受收入与场景约束影响，也受到社交平台、可持续理念和外部营销因素的共同塑造。</w:t>
      </w:r>
    </w:p>
    <w:p w14:paraId="1CAB5A39">
      <w:pPr>
        <w:pStyle w:val="19"/>
        <w:spacing w:after="60"/>
        <w:rPr>
          <w:rFonts w:hint="eastAsia" w:ascii="宋体" w:hAnsi="宋体" w:eastAsia="宋体" w:cs="宋体"/>
        </w:rPr>
      </w:pPr>
    </w:p>
    <w:p w14:paraId="41C8F10A">
      <w:pPr>
        <w:pStyle w:val="25"/>
        <w:rPr>
          <w:rFonts w:hint="eastAsia" w:ascii="宋体" w:hAnsi="宋体" w:eastAsia="宋体" w:cs="宋体"/>
        </w:rPr>
      </w:pPr>
      <w:r>
        <w:rPr>
          <w:rFonts w:hint="eastAsia" w:ascii="宋体" w:hAnsi="宋体" w:eastAsia="宋体" w:cs="宋体"/>
        </w:rPr>
        <w:t>总体来看，国外研究在方法层面更注重算法优化和多维行为整合，在解释层面更重视价值观、文化因素和媒介环境作用，这为我国开展大学生消费行为画像研究提供了重要启示。但考虑到中外高校治理模式、支付习惯、校园商业生态和学生消费文化存在差异，国外经验仍需结合我国高校实际情境进行适配。</w:t>
      </w:r>
    </w:p>
    <w:p w14:paraId="6BDA1E32">
      <w:pPr>
        <w:pStyle w:val="19"/>
        <w:spacing w:after="60"/>
        <w:rPr>
          <w:rFonts w:hint="eastAsia" w:ascii="宋体" w:hAnsi="宋体" w:eastAsia="宋体" w:cs="宋体"/>
        </w:rPr>
      </w:pPr>
    </w:p>
    <w:p w14:paraId="236A23CC">
      <w:pPr>
        <w:pStyle w:val="35"/>
        <w:rPr>
          <w:rFonts w:hint="eastAsia" w:ascii="宋体" w:hAnsi="宋体" w:eastAsia="宋体" w:cs="宋体"/>
        </w:rPr>
      </w:pPr>
      <w:r>
        <w:rPr>
          <w:rFonts w:hint="eastAsia" w:ascii="宋体" w:hAnsi="宋体" w:eastAsia="宋体" w:cs="宋体"/>
        </w:rPr>
        <w:t>1.2.3 文献评述</w:t>
      </w:r>
    </w:p>
    <w:p w14:paraId="0B7B1B29">
      <w:pPr>
        <w:pStyle w:val="25"/>
        <w:rPr>
          <w:rFonts w:hint="eastAsia" w:ascii="宋体" w:hAnsi="宋体" w:eastAsia="宋体" w:cs="宋体"/>
        </w:rPr>
      </w:pPr>
      <w:r>
        <w:rPr>
          <w:rFonts w:hint="eastAsia" w:ascii="宋体" w:hAnsi="宋体" w:eastAsia="宋体" w:cs="宋体"/>
        </w:rPr>
        <w:t>综合已有研究可以发现，大学生校园消费行为研究已形成“数据预处理—特征提取—群体划分—趋势预测—管理应用”的基本逻辑链条，但在研究对象完整性、画像维度丰富性、趋势预测场景覆盖度以及系统落地性方面仍存在改进空间。具体而言，现有研究对移动支付数据的纳入仍不足，导致学生在校消费全貌刻画不够完整；对绿色消费、消费理念、信贷使用习惯等维度关注有限，影响画像标签体系的解释力；对整体消费规模和细分群体变化趋势的预测仍不充分；对于研究成果如何转化为校园管理决策工具的论述也相对薄弱。</w:t>
      </w:r>
    </w:p>
    <w:p w14:paraId="14283937">
      <w:pPr>
        <w:pStyle w:val="19"/>
        <w:spacing w:after="60"/>
        <w:rPr>
          <w:rFonts w:hint="eastAsia" w:ascii="宋体" w:hAnsi="宋体" w:eastAsia="宋体" w:cs="宋体"/>
        </w:rPr>
      </w:pPr>
    </w:p>
    <w:p w14:paraId="466E5FD6">
      <w:pPr>
        <w:pStyle w:val="25"/>
        <w:rPr>
          <w:rFonts w:hint="eastAsia" w:ascii="宋体" w:hAnsi="宋体" w:eastAsia="宋体" w:cs="宋体"/>
        </w:rPr>
      </w:pPr>
      <w:r>
        <w:rPr>
          <w:rFonts w:hint="eastAsia" w:ascii="宋体" w:hAnsi="宋体" w:eastAsia="宋体" w:cs="宋体"/>
        </w:rPr>
        <w:t>基于以上不足，本文拟从多源消费数据融合、画像维度拓展、融合预测建模和可视化管理应用四个方面展开研究，力求构建一套更具完整性、适配性和可落地性的大学生消费行为画像与消费趋势预测框架。</w:t>
      </w:r>
    </w:p>
    <w:p w14:paraId="3CE9BD28">
      <w:pPr>
        <w:pStyle w:val="19"/>
        <w:spacing w:after="60"/>
        <w:rPr>
          <w:rFonts w:hint="eastAsia" w:ascii="宋体" w:hAnsi="宋体" w:eastAsia="宋体" w:cs="宋体"/>
        </w:rPr>
      </w:pPr>
    </w:p>
    <w:p w14:paraId="34EE3C5C">
      <w:pPr>
        <w:pStyle w:val="34"/>
        <w:rPr>
          <w:rFonts w:hint="eastAsia" w:ascii="宋体" w:hAnsi="宋体" w:eastAsia="宋体" w:cs="宋体"/>
        </w:rPr>
      </w:pPr>
      <w:r>
        <w:rPr>
          <w:rFonts w:hint="eastAsia" w:ascii="宋体" w:hAnsi="宋体" w:eastAsia="宋体" w:cs="宋体"/>
        </w:rPr>
        <w:t>1.3 研究内容和方法</w:t>
      </w:r>
    </w:p>
    <w:p w14:paraId="7FA1F3E8">
      <w:pPr>
        <w:pStyle w:val="35"/>
        <w:rPr>
          <w:rFonts w:hint="eastAsia" w:ascii="宋体" w:hAnsi="宋体" w:eastAsia="宋体" w:cs="宋体"/>
        </w:rPr>
      </w:pPr>
      <w:r>
        <w:rPr>
          <w:rFonts w:hint="eastAsia" w:ascii="宋体" w:hAnsi="宋体" w:eastAsia="宋体" w:cs="宋体"/>
        </w:rPr>
        <w:t>1.3.1 研究内容</w:t>
      </w:r>
    </w:p>
    <w:p w14:paraId="43B1123C">
      <w:pPr>
        <w:pStyle w:val="25"/>
        <w:rPr>
          <w:rFonts w:hint="eastAsia" w:ascii="宋体" w:hAnsi="宋体" w:eastAsia="宋体" w:cs="宋体"/>
        </w:rPr>
      </w:pPr>
      <w:r>
        <w:rPr>
          <w:rFonts w:hint="eastAsia" w:ascii="宋体" w:hAnsi="宋体" w:eastAsia="宋体" w:cs="宋体"/>
        </w:rPr>
        <w:t>本文的核心研究内容包括四个方面。其一，围绕校园卡交易、移动支付记录、校内商户消费明细、学生基本信息和问卷调查数据，构建多源数据整合方案，并完成数据脱敏、清洗、转换与标准化处理。其二，围绕消费能力、消费结构、行为偏好、群体属性、信贷习惯与消费理念等维度，设计大学生消费行为画像标签体系，并利用聚类分析识别不同类型消费群体。其三，基于时序消费数据构建整体消费趋势、细分群体变化趋势及食堂高频场景需求的预测模型。其四，结合可视化分析系统需求，对研究结果在贫困生识别、后勤服务优化、商户运营支持和消费教育引导中的应用进行论证。</w:t>
      </w:r>
    </w:p>
    <w:p w14:paraId="57043E47">
      <w:pPr>
        <w:pStyle w:val="19"/>
        <w:spacing w:after="60"/>
        <w:rPr>
          <w:rFonts w:hint="eastAsia" w:ascii="宋体" w:hAnsi="宋体" w:eastAsia="宋体" w:cs="宋体"/>
        </w:rPr>
      </w:pPr>
    </w:p>
    <w:p w14:paraId="724EFC55">
      <w:pPr>
        <w:pStyle w:val="35"/>
        <w:rPr>
          <w:rFonts w:hint="eastAsia" w:ascii="宋体" w:hAnsi="宋体" w:eastAsia="宋体" w:cs="宋体"/>
        </w:rPr>
      </w:pPr>
      <w:r>
        <w:rPr>
          <w:rFonts w:hint="eastAsia" w:ascii="宋体" w:hAnsi="宋体" w:eastAsia="宋体" w:cs="宋体"/>
        </w:rPr>
        <w:t>1.3.2 研究方法</w:t>
      </w:r>
    </w:p>
    <w:p w14:paraId="511E6AF4">
      <w:pPr>
        <w:pStyle w:val="25"/>
        <w:rPr>
          <w:rFonts w:hint="eastAsia" w:ascii="宋体" w:hAnsi="宋体" w:eastAsia="宋体" w:cs="宋体"/>
        </w:rPr>
      </w:pPr>
      <w:r>
        <w:rPr>
          <w:rFonts w:hint="eastAsia" w:ascii="宋体" w:hAnsi="宋体" w:eastAsia="宋体" w:cs="宋体"/>
        </w:rPr>
        <w:t>本文主要采用文献研究法、数据挖掘法、聚类分析法、时序预测法和案例分析法。文献研究法用于梳理国内外关于校园消费数据挖掘与消费行为分析的理论与方法；数据挖掘法用于完成消费记录清洗、特征提取和模式发现；聚类分析法用于识别消费群体结构与差异；时序预测法用于对消费趋势进行建模与预判；案例分析法用于分析研究成果在高校治理中的应用价值。</w:t>
      </w:r>
    </w:p>
    <w:p w14:paraId="3A6E1EFB">
      <w:pPr>
        <w:pStyle w:val="19"/>
        <w:spacing w:after="60"/>
        <w:rPr>
          <w:rFonts w:hint="eastAsia" w:ascii="宋体" w:hAnsi="宋体" w:eastAsia="宋体" w:cs="宋体"/>
        </w:rPr>
      </w:pPr>
    </w:p>
    <w:p w14:paraId="14D41D3C">
      <w:pPr>
        <w:pStyle w:val="34"/>
        <w:rPr>
          <w:rFonts w:hint="eastAsia" w:ascii="宋体" w:hAnsi="宋体" w:eastAsia="宋体" w:cs="宋体"/>
        </w:rPr>
      </w:pPr>
      <w:r>
        <w:rPr>
          <w:rFonts w:hint="eastAsia" w:ascii="宋体" w:hAnsi="宋体" w:eastAsia="宋体" w:cs="宋体"/>
        </w:rPr>
        <w:t>1.4 论文框架</w:t>
      </w:r>
    </w:p>
    <w:p w14:paraId="26D6E593">
      <w:pPr>
        <w:pStyle w:val="25"/>
        <w:rPr>
          <w:rFonts w:hint="eastAsia" w:ascii="宋体" w:hAnsi="宋体" w:eastAsia="宋体" w:cs="宋体"/>
        </w:rPr>
      </w:pPr>
      <w:r>
        <w:rPr>
          <w:rFonts w:hint="eastAsia" w:ascii="宋体" w:hAnsi="宋体" w:eastAsia="宋体" w:cs="宋体"/>
        </w:rPr>
        <w:t>为便于说明本文的研究结构，现将各章主要内容概括如下。</w:t>
      </w:r>
    </w:p>
    <w:p w14:paraId="29D60AFA">
      <w:pPr>
        <w:pStyle w:val="19"/>
        <w:spacing w:after="60"/>
        <w:rPr>
          <w:rFonts w:hint="eastAsia" w:ascii="宋体" w:hAnsi="宋体" w:eastAsia="宋体" w:cs="宋体"/>
        </w:rPr>
      </w:pPr>
    </w:p>
    <w:tbl>
      <w:tblPr>
        <w:tblStyle w:val="11"/>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2954"/>
        <w:gridCol w:w="4373"/>
        <w:gridCol w:w="1939"/>
      </w:tblGrid>
      <w:tr w14:paraId="2799481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Mar>
              <w:top w:w="100" w:type="dxa"/>
              <w:left w:w="120" w:type="dxa"/>
              <w:bottom w:w="100" w:type="dxa"/>
              <w:right w:w="120" w:type="dxa"/>
            </w:tcMar>
            <w:vAlign w:val="center"/>
          </w:tcPr>
          <w:p w14:paraId="4D695681">
            <w:pPr>
              <w:pStyle w:val="30"/>
              <w:rPr>
                <w:rFonts w:hint="eastAsia" w:ascii="宋体" w:hAnsi="宋体" w:eastAsia="宋体" w:cs="宋体"/>
              </w:rPr>
            </w:pPr>
            <w:r>
              <w:rPr>
                <w:rFonts w:hint="eastAsia" w:ascii="宋体" w:hAnsi="宋体" w:eastAsia="宋体" w:cs="宋体"/>
              </w:rPr>
              <w:t>章节</w:t>
            </w:r>
          </w:p>
        </w:tc>
        <w:tc>
          <w:tcPr>
            <w:tcW w:w="0" w:type="auto"/>
            <w:tcMar>
              <w:top w:w="100" w:type="dxa"/>
              <w:left w:w="120" w:type="dxa"/>
              <w:bottom w:w="100" w:type="dxa"/>
              <w:right w:w="120" w:type="dxa"/>
            </w:tcMar>
            <w:vAlign w:val="center"/>
          </w:tcPr>
          <w:p w14:paraId="1971C029">
            <w:pPr>
              <w:pStyle w:val="30"/>
              <w:rPr>
                <w:rFonts w:hint="eastAsia" w:ascii="宋体" w:hAnsi="宋体" w:eastAsia="宋体" w:cs="宋体"/>
              </w:rPr>
            </w:pPr>
            <w:r>
              <w:rPr>
                <w:rFonts w:hint="eastAsia" w:ascii="宋体" w:hAnsi="宋体" w:eastAsia="宋体" w:cs="宋体"/>
              </w:rPr>
              <w:t>主要内容</w:t>
            </w:r>
          </w:p>
        </w:tc>
        <w:tc>
          <w:tcPr>
            <w:tcW w:w="0" w:type="auto"/>
            <w:tcMar>
              <w:top w:w="100" w:type="dxa"/>
              <w:left w:w="120" w:type="dxa"/>
              <w:bottom w:w="100" w:type="dxa"/>
              <w:right w:w="120" w:type="dxa"/>
            </w:tcMar>
            <w:vAlign w:val="center"/>
          </w:tcPr>
          <w:p w14:paraId="5A0B2594">
            <w:pPr>
              <w:pStyle w:val="30"/>
              <w:rPr>
                <w:rFonts w:hint="eastAsia" w:ascii="宋体" w:hAnsi="宋体" w:eastAsia="宋体" w:cs="宋体"/>
              </w:rPr>
            </w:pPr>
            <w:r>
              <w:rPr>
                <w:rFonts w:hint="eastAsia" w:ascii="宋体" w:hAnsi="宋体" w:eastAsia="宋体" w:cs="宋体"/>
              </w:rPr>
              <w:t>作用定位</w:t>
            </w:r>
          </w:p>
        </w:tc>
      </w:tr>
      <w:tr w14:paraId="4738994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EEA614D">
            <w:pPr>
              <w:pStyle w:val="31"/>
              <w:rPr>
                <w:rFonts w:hint="eastAsia" w:ascii="宋体" w:hAnsi="宋体" w:eastAsia="宋体" w:cs="宋体"/>
              </w:rPr>
            </w:pPr>
            <w:r>
              <w:rPr>
                <w:rFonts w:hint="eastAsia" w:ascii="宋体" w:hAnsi="宋体" w:eastAsia="宋体" w:cs="宋体"/>
              </w:rPr>
              <w:t>第一章 绪论</w:t>
            </w:r>
          </w:p>
        </w:tc>
        <w:tc>
          <w:tcPr>
            <w:tcW w:w="0" w:type="auto"/>
            <w:tcMar>
              <w:top w:w="80" w:type="dxa"/>
              <w:left w:w="120" w:type="dxa"/>
              <w:bottom w:w="80" w:type="dxa"/>
              <w:right w:w="120" w:type="dxa"/>
            </w:tcMar>
            <w:vAlign w:val="center"/>
          </w:tcPr>
          <w:p w14:paraId="34533E60">
            <w:pPr>
              <w:pStyle w:val="31"/>
              <w:rPr>
                <w:rFonts w:hint="eastAsia" w:ascii="宋体" w:hAnsi="宋体" w:eastAsia="宋体" w:cs="宋体"/>
              </w:rPr>
            </w:pPr>
            <w:r>
              <w:rPr>
                <w:rFonts w:hint="eastAsia" w:ascii="宋体" w:hAnsi="宋体" w:eastAsia="宋体" w:cs="宋体"/>
              </w:rPr>
              <w:t>研究背景、研究意义、文献综述、研究内容与方法</w:t>
            </w:r>
          </w:p>
        </w:tc>
        <w:tc>
          <w:tcPr>
            <w:tcW w:w="0" w:type="auto"/>
            <w:tcMar>
              <w:top w:w="80" w:type="dxa"/>
              <w:left w:w="120" w:type="dxa"/>
              <w:bottom w:w="80" w:type="dxa"/>
              <w:right w:w="120" w:type="dxa"/>
            </w:tcMar>
            <w:vAlign w:val="center"/>
          </w:tcPr>
          <w:p w14:paraId="15AC2A61">
            <w:pPr>
              <w:pStyle w:val="31"/>
              <w:rPr>
                <w:rFonts w:hint="eastAsia" w:ascii="宋体" w:hAnsi="宋体" w:eastAsia="宋体" w:cs="宋体"/>
              </w:rPr>
            </w:pPr>
            <w:r>
              <w:rPr>
                <w:rFonts w:hint="eastAsia" w:ascii="宋体" w:hAnsi="宋体" w:eastAsia="宋体" w:cs="宋体"/>
              </w:rPr>
              <w:t>明确问题提出与研究价值</w:t>
            </w:r>
          </w:p>
        </w:tc>
      </w:tr>
      <w:tr w14:paraId="21C34A11">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A0E9CA5">
            <w:pPr>
              <w:pStyle w:val="31"/>
              <w:rPr>
                <w:rFonts w:hint="eastAsia" w:ascii="宋体" w:hAnsi="宋体" w:eastAsia="宋体" w:cs="宋体"/>
              </w:rPr>
            </w:pPr>
            <w:r>
              <w:rPr>
                <w:rFonts w:hint="eastAsia" w:ascii="宋体" w:hAnsi="宋体" w:eastAsia="宋体" w:cs="宋体"/>
              </w:rPr>
              <w:t>第二章 核心概念与理论基础</w:t>
            </w:r>
          </w:p>
        </w:tc>
        <w:tc>
          <w:tcPr>
            <w:tcW w:w="0" w:type="auto"/>
            <w:tcMar>
              <w:top w:w="80" w:type="dxa"/>
              <w:left w:w="120" w:type="dxa"/>
              <w:bottom w:w="80" w:type="dxa"/>
              <w:right w:w="120" w:type="dxa"/>
            </w:tcMar>
            <w:vAlign w:val="center"/>
          </w:tcPr>
          <w:p w14:paraId="1C4D4965">
            <w:pPr>
              <w:pStyle w:val="31"/>
              <w:rPr>
                <w:rFonts w:hint="eastAsia" w:ascii="宋体" w:hAnsi="宋体" w:eastAsia="宋体" w:cs="宋体"/>
              </w:rPr>
            </w:pPr>
            <w:r>
              <w:rPr>
                <w:rFonts w:hint="eastAsia" w:ascii="宋体" w:hAnsi="宋体" w:eastAsia="宋体" w:cs="宋体"/>
              </w:rPr>
              <w:t>核心概念界定与相关理论引入</w:t>
            </w:r>
          </w:p>
        </w:tc>
        <w:tc>
          <w:tcPr>
            <w:tcW w:w="0" w:type="auto"/>
            <w:tcMar>
              <w:top w:w="80" w:type="dxa"/>
              <w:left w:w="120" w:type="dxa"/>
              <w:bottom w:w="80" w:type="dxa"/>
              <w:right w:w="120" w:type="dxa"/>
            </w:tcMar>
            <w:vAlign w:val="center"/>
          </w:tcPr>
          <w:p w14:paraId="63C20666">
            <w:pPr>
              <w:pStyle w:val="31"/>
              <w:rPr>
                <w:rFonts w:hint="eastAsia" w:ascii="宋体" w:hAnsi="宋体" w:eastAsia="宋体" w:cs="宋体"/>
              </w:rPr>
            </w:pPr>
            <w:r>
              <w:rPr>
                <w:rFonts w:hint="eastAsia" w:ascii="宋体" w:hAnsi="宋体" w:eastAsia="宋体" w:cs="宋体"/>
              </w:rPr>
              <w:t>奠定分析框架基础</w:t>
            </w:r>
          </w:p>
        </w:tc>
      </w:tr>
      <w:tr w14:paraId="2E47C80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057C843A">
            <w:pPr>
              <w:pStyle w:val="31"/>
              <w:rPr>
                <w:rFonts w:hint="eastAsia" w:ascii="宋体" w:hAnsi="宋体" w:eastAsia="宋体" w:cs="宋体"/>
              </w:rPr>
            </w:pPr>
            <w:r>
              <w:rPr>
                <w:rFonts w:hint="eastAsia" w:ascii="宋体" w:hAnsi="宋体" w:eastAsia="宋体" w:cs="宋体"/>
              </w:rPr>
              <w:t>第三章 画像构建与影响机制分析</w:t>
            </w:r>
          </w:p>
        </w:tc>
        <w:tc>
          <w:tcPr>
            <w:tcW w:w="0" w:type="auto"/>
            <w:tcMar>
              <w:top w:w="80" w:type="dxa"/>
              <w:left w:w="120" w:type="dxa"/>
              <w:bottom w:w="80" w:type="dxa"/>
              <w:right w:w="120" w:type="dxa"/>
            </w:tcMar>
            <w:vAlign w:val="center"/>
          </w:tcPr>
          <w:p w14:paraId="3EBA89BA">
            <w:pPr>
              <w:pStyle w:val="31"/>
              <w:rPr>
                <w:rFonts w:hint="eastAsia" w:ascii="宋体" w:hAnsi="宋体" w:eastAsia="宋体" w:cs="宋体"/>
              </w:rPr>
            </w:pPr>
            <w:r>
              <w:rPr>
                <w:rFonts w:hint="eastAsia" w:ascii="宋体" w:hAnsi="宋体" w:eastAsia="宋体" w:cs="宋体"/>
              </w:rPr>
              <w:t>画像维度设计、群体异质性特征、影响因素路径</w:t>
            </w:r>
          </w:p>
        </w:tc>
        <w:tc>
          <w:tcPr>
            <w:tcW w:w="0" w:type="auto"/>
            <w:tcMar>
              <w:top w:w="80" w:type="dxa"/>
              <w:left w:w="120" w:type="dxa"/>
              <w:bottom w:w="80" w:type="dxa"/>
              <w:right w:w="120" w:type="dxa"/>
            </w:tcMar>
            <w:vAlign w:val="center"/>
          </w:tcPr>
          <w:p w14:paraId="5121CC2D">
            <w:pPr>
              <w:pStyle w:val="31"/>
              <w:rPr>
                <w:rFonts w:hint="eastAsia" w:ascii="宋体" w:hAnsi="宋体" w:eastAsia="宋体" w:cs="宋体"/>
              </w:rPr>
            </w:pPr>
            <w:r>
              <w:rPr>
                <w:rFonts w:hint="eastAsia" w:ascii="宋体" w:hAnsi="宋体" w:eastAsia="宋体" w:cs="宋体"/>
              </w:rPr>
              <w:t>形成理论分析主线</w:t>
            </w:r>
          </w:p>
        </w:tc>
      </w:tr>
      <w:tr w14:paraId="430D4D6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F4F302F">
            <w:pPr>
              <w:pStyle w:val="31"/>
              <w:rPr>
                <w:rFonts w:hint="eastAsia" w:ascii="宋体" w:hAnsi="宋体" w:eastAsia="宋体" w:cs="宋体"/>
              </w:rPr>
            </w:pPr>
            <w:r>
              <w:rPr>
                <w:rFonts w:hint="eastAsia" w:ascii="宋体" w:hAnsi="宋体" w:eastAsia="宋体" w:cs="宋体"/>
              </w:rPr>
              <w:t>第四章 数据来源、变量定义与模型构建</w:t>
            </w:r>
          </w:p>
        </w:tc>
        <w:tc>
          <w:tcPr>
            <w:tcW w:w="0" w:type="auto"/>
            <w:tcMar>
              <w:top w:w="80" w:type="dxa"/>
              <w:left w:w="120" w:type="dxa"/>
              <w:bottom w:w="80" w:type="dxa"/>
              <w:right w:w="120" w:type="dxa"/>
            </w:tcMar>
            <w:vAlign w:val="center"/>
          </w:tcPr>
          <w:p w14:paraId="5CD5C3FF">
            <w:pPr>
              <w:pStyle w:val="31"/>
              <w:rPr>
                <w:rFonts w:hint="eastAsia" w:ascii="宋体" w:hAnsi="宋体" w:eastAsia="宋体" w:cs="宋体"/>
              </w:rPr>
            </w:pPr>
            <w:r>
              <w:rPr>
                <w:rFonts w:hint="eastAsia" w:ascii="宋体" w:hAnsi="宋体" w:eastAsia="宋体" w:cs="宋体"/>
              </w:rPr>
              <w:t>数据说明、变量设置、画像模型与预测模型设计</w:t>
            </w:r>
          </w:p>
        </w:tc>
        <w:tc>
          <w:tcPr>
            <w:tcW w:w="0" w:type="auto"/>
            <w:tcMar>
              <w:top w:w="80" w:type="dxa"/>
              <w:left w:w="120" w:type="dxa"/>
              <w:bottom w:w="80" w:type="dxa"/>
              <w:right w:w="120" w:type="dxa"/>
            </w:tcMar>
            <w:vAlign w:val="center"/>
          </w:tcPr>
          <w:p w14:paraId="6F20C3EC">
            <w:pPr>
              <w:pStyle w:val="31"/>
              <w:rPr>
                <w:rFonts w:hint="eastAsia" w:ascii="宋体" w:hAnsi="宋体" w:eastAsia="宋体" w:cs="宋体"/>
              </w:rPr>
            </w:pPr>
            <w:r>
              <w:rPr>
                <w:rFonts w:hint="eastAsia" w:ascii="宋体" w:hAnsi="宋体" w:eastAsia="宋体" w:cs="宋体"/>
              </w:rPr>
              <w:t>提供实证研究方案</w:t>
            </w:r>
          </w:p>
        </w:tc>
      </w:tr>
      <w:tr w14:paraId="2897864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1E3440DE">
            <w:pPr>
              <w:pStyle w:val="31"/>
              <w:rPr>
                <w:rFonts w:hint="eastAsia" w:ascii="宋体" w:hAnsi="宋体" w:eastAsia="宋体" w:cs="宋体"/>
              </w:rPr>
            </w:pPr>
            <w:r>
              <w:rPr>
                <w:rFonts w:hint="eastAsia" w:ascii="宋体" w:hAnsi="宋体" w:eastAsia="宋体" w:cs="宋体"/>
              </w:rPr>
              <w:t>第五章 实证分析</w:t>
            </w:r>
          </w:p>
        </w:tc>
        <w:tc>
          <w:tcPr>
            <w:tcW w:w="0" w:type="auto"/>
            <w:tcMar>
              <w:top w:w="80" w:type="dxa"/>
              <w:left w:w="120" w:type="dxa"/>
              <w:bottom w:w="80" w:type="dxa"/>
              <w:right w:w="120" w:type="dxa"/>
            </w:tcMar>
            <w:vAlign w:val="center"/>
          </w:tcPr>
          <w:p w14:paraId="527B7485">
            <w:pPr>
              <w:pStyle w:val="31"/>
              <w:rPr>
                <w:rFonts w:hint="eastAsia" w:ascii="宋体" w:hAnsi="宋体" w:eastAsia="宋体" w:cs="宋体"/>
              </w:rPr>
            </w:pPr>
            <w:r>
              <w:rPr>
                <w:rFonts w:hint="eastAsia" w:ascii="宋体" w:hAnsi="宋体" w:eastAsia="宋体" w:cs="宋体"/>
              </w:rPr>
              <w:t>描述性统计、相关性分析、聚类分析、趋势预测与稳健性检验</w:t>
            </w:r>
          </w:p>
        </w:tc>
        <w:tc>
          <w:tcPr>
            <w:tcW w:w="0" w:type="auto"/>
            <w:tcMar>
              <w:top w:w="80" w:type="dxa"/>
              <w:left w:w="120" w:type="dxa"/>
              <w:bottom w:w="80" w:type="dxa"/>
              <w:right w:w="120" w:type="dxa"/>
            </w:tcMar>
            <w:vAlign w:val="center"/>
          </w:tcPr>
          <w:p w14:paraId="29C66A8E">
            <w:pPr>
              <w:pStyle w:val="31"/>
              <w:rPr>
                <w:rFonts w:hint="eastAsia" w:ascii="宋体" w:hAnsi="宋体" w:eastAsia="宋体" w:cs="宋体"/>
              </w:rPr>
            </w:pPr>
            <w:r>
              <w:rPr>
                <w:rFonts w:hint="eastAsia" w:ascii="宋体" w:hAnsi="宋体" w:eastAsia="宋体" w:cs="宋体"/>
              </w:rPr>
              <w:t>展示研究结果与分析逻辑</w:t>
            </w:r>
          </w:p>
        </w:tc>
      </w:tr>
      <w:tr w14:paraId="4DEF9EA5">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bottom w:val="single" w:color="E1E4E8" w:sz="4" w:space="0"/>
            </w:tcBorders>
            <w:tcMar>
              <w:top w:w="80" w:type="dxa"/>
              <w:left w:w="120" w:type="dxa"/>
              <w:bottom w:w="80" w:type="dxa"/>
              <w:right w:w="120" w:type="dxa"/>
            </w:tcMar>
            <w:vAlign w:val="center"/>
          </w:tcPr>
          <w:p w14:paraId="42D576E7">
            <w:pPr>
              <w:pStyle w:val="31"/>
              <w:rPr>
                <w:rFonts w:hint="eastAsia" w:ascii="宋体" w:hAnsi="宋体" w:eastAsia="宋体" w:cs="宋体"/>
              </w:rPr>
            </w:pPr>
            <w:r>
              <w:rPr>
                <w:rFonts w:hint="eastAsia" w:ascii="宋体" w:hAnsi="宋体" w:eastAsia="宋体" w:cs="宋体"/>
              </w:rPr>
              <w:t>第六章 结论与建议</w:t>
            </w:r>
          </w:p>
        </w:tc>
        <w:tc>
          <w:tcPr>
            <w:tcW w:w="0" w:type="auto"/>
            <w:tcBorders>
              <w:bottom w:val="single" w:color="E1E4E8" w:sz="4" w:space="0"/>
            </w:tcBorders>
            <w:tcMar>
              <w:top w:w="80" w:type="dxa"/>
              <w:left w:w="120" w:type="dxa"/>
              <w:bottom w:w="80" w:type="dxa"/>
              <w:right w:w="120" w:type="dxa"/>
            </w:tcMar>
            <w:vAlign w:val="center"/>
          </w:tcPr>
          <w:p w14:paraId="249A4F5C">
            <w:pPr>
              <w:pStyle w:val="31"/>
              <w:rPr>
                <w:rFonts w:hint="eastAsia" w:ascii="宋体" w:hAnsi="宋体" w:eastAsia="宋体" w:cs="宋体"/>
              </w:rPr>
            </w:pPr>
            <w:r>
              <w:rPr>
                <w:rFonts w:hint="eastAsia" w:ascii="宋体" w:hAnsi="宋体" w:eastAsia="宋体" w:cs="宋体"/>
              </w:rPr>
              <w:t>研究结论、管理建议与不足展望</w:t>
            </w:r>
          </w:p>
        </w:tc>
        <w:tc>
          <w:tcPr>
            <w:tcW w:w="0" w:type="auto"/>
            <w:tcBorders>
              <w:bottom w:val="single" w:color="E1E4E8" w:sz="4" w:space="0"/>
            </w:tcBorders>
            <w:tcMar>
              <w:top w:w="80" w:type="dxa"/>
              <w:left w:w="120" w:type="dxa"/>
              <w:bottom w:w="80" w:type="dxa"/>
              <w:right w:w="120" w:type="dxa"/>
            </w:tcMar>
            <w:vAlign w:val="center"/>
          </w:tcPr>
          <w:p w14:paraId="20394D40">
            <w:pPr>
              <w:pStyle w:val="31"/>
              <w:rPr>
                <w:rFonts w:hint="eastAsia" w:ascii="宋体" w:hAnsi="宋体" w:eastAsia="宋体" w:cs="宋体"/>
              </w:rPr>
            </w:pPr>
            <w:r>
              <w:rPr>
                <w:rFonts w:hint="eastAsia" w:ascii="宋体" w:hAnsi="宋体" w:eastAsia="宋体" w:cs="宋体"/>
              </w:rPr>
              <w:t>完成研究闭环</w:t>
            </w:r>
          </w:p>
        </w:tc>
      </w:tr>
    </w:tbl>
    <w:p w14:paraId="6F2996CA">
      <w:pPr>
        <w:pStyle w:val="21"/>
        <w:pBdr>
          <w:bottom w:val="single" w:color="auto" w:sz="6" w:space="1"/>
        </w:pBdr>
        <w:rPr>
          <w:rFonts w:hint="eastAsia" w:ascii="宋体" w:hAnsi="宋体" w:eastAsia="宋体" w:cs="宋体"/>
        </w:rPr>
      </w:pPr>
    </w:p>
    <w:p w14:paraId="0B104F57">
      <w:pPr>
        <w:pStyle w:val="19"/>
        <w:spacing w:after="60"/>
        <w:rPr>
          <w:rFonts w:hint="eastAsia" w:ascii="宋体" w:hAnsi="宋体" w:eastAsia="宋体" w:cs="宋体"/>
        </w:rPr>
      </w:pPr>
    </w:p>
    <w:p w14:paraId="0BD98CE5">
      <w:pPr>
        <w:pStyle w:val="33"/>
        <w:rPr>
          <w:rFonts w:hint="eastAsia" w:ascii="宋体" w:hAnsi="宋体" w:eastAsia="宋体" w:cs="宋体"/>
        </w:rPr>
      </w:pPr>
      <w:r>
        <w:rPr>
          <w:rFonts w:hint="eastAsia" w:ascii="宋体" w:hAnsi="宋体" w:eastAsia="宋体" w:cs="宋体"/>
        </w:rPr>
        <w:t>第二章 核心概念与理论基础</w:t>
      </w:r>
    </w:p>
    <w:p w14:paraId="039CD33C">
      <w:pPr>
        <w:pStyle w:val="34"/>
        <w:rPr>
          <w:rFonts w:hint="eastAsia" w:ascii="宋体" w:hAnsi="宋体" w:eastAsia="宋体" w:cs="宋体"/>
        </w:rPr>
      </w:pPr>
      <w:r>
        <w:rPr>
          <w:rFonts w:hint="eastAsia" w:ascii="宋体" w:hAnsi="宋体" w:eastAsia="宋体" w:cs="宋体"/>
        </w:rPr>
        <w:t>2.1 核心概念界定</w:t>
      </w:r>
    </w:p>
    <w:p w14:paraId="66E1F6E3">
      <w:pPr>
        <w:pStyle w:val="35"/>
        <w:rPr>
          <w:rFonts w:hint="eastAsia" w:ascii="宋体" w:hAnsi="宋体" w:eastAsia="宋体" w:cs="宋体"/>
        </w:rPr>
      </w:pPr>
      <w:r>
        <w:rPr>
          <w:rFonts w:hint="eastAsia" w:ascii="宋体" w:hAnsi="宋体" w:eastAsia="宋体" w:cs="宋体"/>
        </w:rPr>
        <w:t>2.1.1 大学生消费行为</w:t>
      </w:r>
    </w:p>
    <w:p w14:paraId="519752D5">
      <w:pPr>
        <w:pStyle w:val="25"/>
        <w:rPr>
          <w:rFonts w:hint="eastAsia" w:ascii="宋体" w:hAnsi="宋体" w:eastAsia="宋体" w:cs="宋体"/>
        </w:rPr>
      </w:pPr>
      <w:r>
        <w:rPr>
          <w:rFonts w:hint="eastAsia" w:ascii="宋体" w:hAnsi="宋体" w:eastAsia="宋体" w:cs="宋体"/>
        </w:rPr>
        <w:t>大学生消费行为是指在校大学生基于自身生活需求、学习需求、社交需求和个体偏好，在特定经济条件、校园环境与社会文化影响下所发生的商品或服务购买及支付行为。与社会一般消费者相比，大学生消费行为具有收入来源相对有限、受同伴影响较强、消费观念处于形成阶段、场景集中度较高和支付方式数字化程度较高等特点。</w:t>
      </w:r>
    </w:p>
    <w:p w14:paraId="576C2B13">
      <w:pPr>
        <w:pStyle w:val="19"/>
        <w:spacing w:after="60"/>
        <w:rPr>
          <w:rFonts w:hint="eastAsia" w:ascii="宋体" w:hAnsi="宋体" w:eastAsia="宋体" w:cs="宋体"/>
        </w:rPr>
      </w:pPr>
    </w:p>
    <w:p w14:paraId="56B44B98">
      <w:pPr>
        <w:pStyle w:val="35"/>
        <w:rPr>
          <w:rFonts w:hint="eastAsia" w:ascii="宋体" w:hAnsi="宋体" w:eastAsia="宋体" w:cs="宋体"/>
        </w:rPr>
      </w:pPr>
      <w:r>
        <w:rPr>
          <w:rFonts w:hint="eastAsia" w:ascii="宋体" w:hAnsi="宋体" w:eastAsia="宋体" w:cs="宋体"/>
        </w:rPr>
        <w:t>2.1.2 消费行为画像</w:t>
      </w:r>
    </w:p>
    <w:p w14:paraId="777B882C">
      <w:pPr>
        <w:pStyle w:val="25"/>
        <w:rPr>
          <w:rFonts w:hint="eastAsia" w:ascii="宋体" w:hAnsi="宋体" w:eastAsia="宋体" w:cs="宋体"/>
        </w:rPr>
      </w:pPr>
      <w:r>
        <w:rPr>
          <w:rFonts w:hint="eastAsia" w:ascii="宋体" w:hAnsi="宋体" w:eastAsia="宋体" w:cs="宋体"/>
        </w:rPr>
        <w:t>消费行为画像是指基于用户历史消费数据、属性数据和偏好信息，对其消费水平、消费结构、消费习惯、偏好特征和潜在需求进行标签化描述与群体化刻画的过程。其核心目的是将复杂、分散的行为数据转化为可解释、可计算、可应用的特征集合，以支持群体识别、需求预测和差异化管理。</w:t>
      </w:r>
    </w:p>
    <w:p w14:paraId="4DFF4CA6">
      <w:pPr>
        <w:pStyle w:val="19"/>
        <w:spacing w:after="60"/>
        <w:rPr>
          <w:rFonts w:hint="eastAsia" w:ascii="宋体" w:hAnsi="宋体" w:eastAsia="宋体" w:cs="宋体"/>
        </w:rPr>
      </w:pPr>
    </w:p>
    <w:p w14:paraId="68692C8B">
      <w:pPr>
        <w:pStyle w:val="35"/>
        <w:rPr>
          <w:rFonts w:hint="eastAsia" w:ascii="宋体" w:hAnsi="宋体" w:eastAsia="宋体" w:cs="宋体"/>
        </w:rPr>
      </w:pPr>
      <w:r>
        <w:rPr>
          <w:rFonts w:hint="eastAsia" w:ascii="宋体" w:hAnsi="宋体" w:eastAsia="宋体" w:cs="宋体"/>
        </w:rPr>
        <w:t>2.1.3 消费趋势预测</w:t>
      </w:r>
    </w:p>
    <w:p w14:paraId="7AB84978">
      <w:pPr>
        <w:pStyle w:val="25"/>
        <w:rPr>
          <w:rFonts w:hint="eastAsia" w:ascii="宋体" w:hAnsi="宋体" w:eastAsia="宋体" w:cs="宋体"/>
        </w:rPr>
      </w:pPr>
      <w:r>
        <w:rPr>
          <w:rFonts w:hint="eastAsia" w:ascii="宋体" w:hAnsi="宋体" w:eastAsia="宋体" w:cs="宋体"/>
        </w:rPr>
        <w:t>消费趋势预测是指利用历史消费数据及其影响因素，结合统计学和机器学习模型，对未来一定时间范围内的消费规模、消费结构、消费频次和典型场景需求进行估计和判断的过程。在高校场景中，消费趋势预测既包括全校层面的总体消费变化，也包括细分群体和高频场景的局部需求变化。</w:t>
      </w:r>
    </w:p>
    <w:p w14:paraId="2200FC02">
      <w:pPr>
        <w:pStyle w:val="19"/>
        <w:spacing w:after="60"/>
        <w:rPr>
          <w:rFonts w:hint="eastAsia" w:ascii="宋体" w:hAnsi="宋体" w:eastAsia="宋体" w:cs="宋体"/>
        </w:rPr>
      </w:pPr>
    </w:p>
    <w:p w14:paraId="1348B227">
      <w:pPr>
        <w:pStyle w:val="35"/>
        <w:rPr>
          <w:rFonts w:hint="eastAsia" w:ascii="宋体" w:hAnsi="宋体" w:eastAsia="宋体" w:cs="宋体"/>
        </w:rPr>
      </w:pPr>
      <w:r>
        <w:rPr>
          <w:rFonts w:hint="eastAsia" w:ascii="宋体" w:hAnsi="宋体" w:eastAsia="宋体" w:cs="宋体"/>
        </w:rPr>
        <w:t>2.1.4 多源消费数据</w:t>
      </w:r>
    </w:p>
    <w:p w14:paraId="05B93328">
      <w:pPr>
        <w:pStyle w:val="25"/>
        <w:rPr>
          <w:rFonts w:hint="eastAsia" w:ascii="宋体" w:hAnsi="宋体" w:eastAsia="宋体" w:cs="宋体"/>
        </w:rPr>
      </w:pPr>
      <w:r>
        <w:rPr>
          <w:rFonts w:hint="eastAsia" w:ascii="宋体" w:hAnsi="宋体" w:eastAsia="宋体" w:cs="宋体"/>
        </w:rPr>
        <w:t>多源消费数据是指来源于不同系统、具有不同结构与记录方式，但共同反映学生消费活动的数据集合。在本文中，多源消费数据主要包括校园一卡通交易数据、校内微信与支付宝支付记录、食堂与超市等商户交易明细、学生基本信息以及问卷调查数据。多源数据整合有助于提升画像完整性和预测准确性。</w:t>
      </w:r>
    </w:p>
    <w:p w14:paraId="1EB8060A">
      <w:pPr>
        <w:pStyle w:val="19"/>
        <w:spacing w:after="60"/>
        <w:rPr>
          <w:rFonts w:hint="eastAsia" w:ascii="宋体" w:hAnsi="宋体" w:eastAsia="宋体" w:cs="宋体"/>
        </w:rPr>
      </w:pPr>
    </w:p>
    <w:p w14:paraId="7ADFBCE8">
      <w:pPr>
        <w:pStyle w:val="34"/>
        <w:rPr>
          <w:rFonts w:hint="eastAsia" w:ascii="宋体" w:hAnsi="宋体" w:eastAsia="宋体" w:cs="宋体"/>
        </w:rPr>
      </w:pPr>
      <w:r>
        <w:rPr>
          <w:rFonts w:hint="eastAsia" w:ascii="宋体" w:hAnsi="宋体" w:eastAsia="宋体" w:cs="宋体"/>
        </w:rPr>
        <w:t>2.2 相关理论基础</w:t>
      </w:r>
    </w:p>
    <w:p w14:paraId="672B6D6E">
      <w:pPr>
        <w:pStyle w:val="35"/>
        <w:rPr>
          <w:rFonts w:hint="eastAsia" w:ascii="宋体" w:hAnsi="宋体" w:eastAsia="宋体" w:cs="宋体"/>
        </w:rPr>
      </w:pPr>
      <w:r>
        <w:rPr>
          <w:rFonts w:hint="eastAsia" w:ascii="宋体" w:hAnsi="宋体" w:eastAsia="宋体" w:cs="宋体"/>
        </w:rPr>
        <w:t>2.2.1 消费者行为理论</w:t>
      </w:r>
    </w:p>
    <w:p w14:paraId="790CB377">
      <w:pPr>
        <w:pStyle w:val="25"/>
        <w:rPr>
          <w:rFonts w:hint="eastAsia" w:ascii="宋体" w:hAnsi="宋体" w:eastAsia="宋体" w:cs="宋体"/>
        </w:rPr>
      </w:pPr>
      <w:r>
        <w:rPr>
          <w:rFonts w:hint="eastAsia" w:ascii="宋体" w:hAnsi="宋体" w:eastAsia="宋体" w:cs="宋体"/>
        </w:rPr>
        <w:t>消费者行为理论认为，消费者在做出购买决策时会受到需求、收入、价格、信息、环境与心理因素的综合影响。将该理论引入大学生校园消费研究，可以解释不同学生在收入约束、消费观念、社交影响和场景便利性差异下所表现出的消费层级和结构差异。同时，校园消费并非完全意义上的自由市场消费，还受到学校作息安排、商户布局和校园治理制度等因素约束，因此高校消费行为研究具有较强的场景嵌入特征。</w:t>
      </w:r>
    </w:p>
    <w:p w14:paraId="5AD34D5D">
      <w:pPr>
        <w:pStyle w:val="19"/>
        <w:spacing w:after="60"/>
        <w:rPr>
          <w:rFonts w:hint="eastAsia" w:ascii="宋体" w:hAnsi="宋体" w:eastAsia="宋体" w:cs="宋体"/>
        </w:rPr>
      </w:pPr>
    </w:p>
    <w:p w14:paraId="1B6BAA9A">
      <w:pPr>
        <w:pStyle w:val="35"/>
        <w:rPr>
          <w:rFonts w:hint="eastAsia" w:ascii="宋体" w:hAnsi="宋体" w:eastAsia="宋体" w:cs="宋体"/>
        </w:rPr>
      </w:pPr>
      <w:r>
        <w:rPr>
          <w:rFonts w:hint="eastAsia" w:ascii="宋体" w:hAnsi="宋体" w:eastAsia="宋体" w:cs="宋体"/>
        </w:rPr>
        <w:t>2.2.2 计划行为理论</w:t>
      </w:r>
    </w:p>
    <w:p w14:paraId="72233181">
      <w:pPr>
        <w:pStyle w:val="25"/>
        <w:rPr>
          <w:rFonts w:hint="eastAsia" w:ascii="宋体" w:hAnsi="宋体" w:eastAsia="宋体" w:cs="宋体"/>
        </w:rPr>
      </w:pPr>
      <w:r>
        <w:rPr>
          <w:rFonts w:hint="eastAsia" w:ascii="宋体" w:hAnsi="宋体" w:eastAsia="宋体" w:cs="宋体"/>
        </w:rPr>
        <w:t>计划行为理论强调，个体行为受行为态度、主观规范和感知行为控制共同影响。大学生的消费行为不仅体现为购买行为本身，也体现其对消费的认知、同伴舆论影响以及对自身支付能力和风险的判断。将计划行为理论引入本文，有助于理解为何部分学生会形成超前消费、冲动消费或绿色消费倾向，并为问卷调查中消费理念、消费态度等主观变量的引入提供理论依据。</w:t>
      </w:r>
    </w:p>
    <w:p w14:paraId="7BD92813">
      <w:pPr>
        <w:pStyle w:val="19"/>
        <w:spacing w:after="60"/>
        <w:rPr>
          <w:rFonts w:hint="eastAsia" w:ascii="宋体" w:hAnsi="宋体" w:eastAsia="宋体" w:cs="宋体"/>
        </w:rPr>
      </w:pPr>
    </w:p>
    <w:p w14:paraId="28E1B35C">
      <w:pPr>
        <w:pStyle w:val="35"/>
        <w:rPr>
          <w:rFonts w:hint="eastAsia" w:ascii="宋体" w:hAnsi="宋体" w:eastAsia="宋体" w:cs="宋体"/>
        </w:rPr>
      </w:pPr>
      <w:r>
        <w:rPr>
          <w:rFonts w:hint="eastAsia" w:ascii="宋体" w:hAnsi="宋体" w:eastAsia="宋体" w:cs="宋体"/>
        </w:rPr>
        <w:t>2.2.3 用户画像理论</w:t>
      </w:r>
    </w:p>
    <w:p w14:paraId="4D115CF4">
      <w:pPr>
        <w:pStyle w:val="25"/>
        <w:rPr>
          <w:rFonts w:hint="eastAsia" w:ascii="宋体" w:hAnsi="宋体" w:eastAsia="宋体" w:cs="宋体"/>
        </w:rPr>
      </w:pPr>
      <w:r>
        <w:rPr>
          <w:rFonts w:hint="eastAsia" w:ascii="宋体" w:hAnsi="宋体" w:eastAsia="宋体" w:cs="宋体"/>
        </w:rPr>
        <w:t>用户画像理论强调以数据驱动方式构建用户标签体系，通过静态属性与动态行为相结合的方法形成可视化、结构化的群体认知。该理论已广泛应用于电商推荐、精准营销、风险识别和公共服务治理。将其迁移至校园消费研究，可以将学生的基本信息、消费习惯、支付偏好、场景倾向和价值观念整合起来，构建多维消费标签体系，为差异化管理提供支持。</w:t>
      </w:r>
    </w:p>
    <w:p w14:paraId="3B6BD375">
      <w:pPr>
        <w:pStyle w:val="19"/>
        <w:spacing w:after="60"/>
        <w:rPr>
          <w:rFonts w:hint="eastAsia" w:ascii="宋体" w:hAnsi="宋体" w:eastAsia="宋体" w:cs="宋体"/>
        </w:rPr>
      </w:pPr>
    </w:p>
    <w:p w14:paraId="1B9A79C4">
      <w:pPr>
        <w:pStyle w:val="35"/>
        <w:rPr>
          <w:rFonts w:hint="eastAsia" w:ascii="宋体" w:hAnsi="宋体" w:eastAsia="宋体" w:cs="宋体"/>
        </w:rPr>
      </w:pPr>
      <w:r>
        <w:rPr>
          <w:rFonts w:hint="eastAsia" w:ascii="宋体" w:hAnsi="宋体" w:eastAsia="宋体" w:cs="宋体"/>
        </w:rPr>
        <w:t>2.2.4 数据挖掘与机器学习理论</w:t>
      </w:r>
    </w:p>
    <w:p w14:paraId="61BBA5C8">
      <w:pPr>
        <w:pStyle w:val="25"/>
        <w:rPr>
          <w:rFonts w:hint="eastAsia" w:ascii="宋体" w:hAnsi="宋体" w:eastAsia="宋体" w:cs="宋体"/>
        </w:rPr>
      </w:pPr>
      <w:r>
        <w:rPr>
          <w:rFonts w:hint="eastAsia" w:ascii="宋体" w:hAnsi="宋体" w:eastAsia="宋体" w:cs="宋体"/>
        </w:rPr>
        <w:t>数据挖掘理论强调从海量数据中提取潜在模式、关系和规则，机器学习理论则为模式识别、分类预测、聚类分析和序列建模提供方法支持。在本文中，聚类分析用于划分消费群体，关联分析可用于识别消费场景之间的共现关系，时序模型用于预测未来消费趋势。Meng 等研究表明，在大学生消费数据分析中，对传统 k-means 进行优化能够提升聚类效果</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；其他研究则显示消费群体预测与时序特征分析在高校消费场景中具有明显可行性</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w:t>
      </w:r>
    </w:p>
    <w:p w14:paraId="3F27DEB1">
      <w:pPr>
        <w:pStyle w:val="19"/>
        <w:spacing w:after="60"/>
        <w:rPr>
          <w:rFonts w:hint="eastAsia" w:ascii="宋体" w:hAnsi="宋体" w:eastAsia="宋体" w:cs="宋体"/>
        </w:rPr>
      </w:pPr>
    </w:p>
    <w:p w14:paraId="12BA1FE8">
      <w:pPr>
        <w:pStyle w:val="21"/>
        <w:pBdr>
          <w:bottom w:val="single" w:color="auto" w:sz="6" w:space="1"/>
        </w:pBdr>
        <w:rPr>
          <w:rFonts w:hint="eastAsia" w:ascii="宋体" w:hAnsi="宋体" w:eastAsia="宋体" w:cs="宋体"/>
        </w:rPr>
      </w:pPr>
    </w:p>
    <w:p w14:paraId="04C9497B">
      <w:pPr>
        <w:pStyle w:val="19"/>
        <w:spacing w:after="60"/>
        <w:rPr>
          <w:rFonts w:hint="eastAsia" w:ascii="宋体" w:hAnsi="宋体" w:eastAsia="宋体" w:cs="宋体"/>
        </w:rPr>
      </w:pPr>
    </w:p>
    <w:p w14:paraId="13D67A82">
      <w:pPr>
        <w:pStyle w:val="33"/>
        <w:rPr>
          <w:rFonts w:hint="eastAsia" w:ascii="宋体" w:hAnsi="宋体" w:eastAsia="宋体" w:cs="宋体"/>
        </w:rPr>
      </w:pPr>
      <w:r>
        <w:rPr>
          <w:rFonts w:hint="eastAsia" w:ascii="宋体" w:hAnsi="宋体" w:eastAsia="宋体" w:cs="宋体"/>
        </w:rPr>
        <w:t>第三章 大学生消费行为画像构建与消费趋势影响机制分析</w:t>
      </w:r>
    </w:p>
    <w:p w14:paraId="05BFCDC6">
      <w:pPr>
        <w:pStyle w:val="34"/>
        <w:rPr>
          <w:rFonts w:hint="eastAsia" w:ascii="宋体" w:hAnsi="宋体" w:eastAsia="宋体" w:cs="宋体"/>
        </w:rPr>
      </w:pPr>
      <w:r>
        <w:rPr>
          <w:rFonts w:hint="eastAsia" w:ascii="宋体" w:hAnsi="宋体" w:eastAsia="宋体" w:cs="宋体"/>
        </w:rPr>
        <w:t>3.1 大学生消费行为画像的核心维度构建</w:t>
      </w:r>
    </w:p>
    <w:p w14:paraId="065C97B9">
      <w:pPr>
        <w:pStyle w:val="25"/>
        <w:rPr>
          <w:rFonts w:hint="eastAsia" w:ascii="宋体" w:hAnsi="宋体" w:eastAsia="宋体" w:cs="宋体"/>
        </w:rPr>
      </w:pPr>
      <w:r>
        <w:rPr>
          <w:rFonts w:hint="eastAsia" w:ascii="宋体" w:hAnsi="宋体" w:eastAsia="宋体" w:cs="宋体"/>
        </w:rPr>
        <w:t>结合开题报告的研究目标与高校校园消费场景特征，本文将大学生消费行为画像划分为消费能力、消费结构、行为偏好、群体属性、信贷习惯与消费理念六个一级维度，并进一步细化为若干二级指标。</w:t>
      </w:r>
    </w:p>
    <w:p w14:paraId="42476390">
      <w:pPr>
        <w:pStyle w:val="19"/>
        <w:spacing w:after="60"/>
        <w:rPr>
          <w:rFonts w:hint="eastAsia" w:ascii="宋体" w:hAnsi="宋体" w:eastAsia="宋体" w:cs="宋体"/>
        </w:rPr>
      </w:pPr>
    </w:p>
    <w:tbl>
      <w:tblPr>
        <w:tblStyle w:val="11"/>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066"/>
        <w:gridCol w:w="5203"/>
        <w:gridCol w:w="2997"/>
      </w:tblGrid>
      <w:tr w14:paraId="34ABA7D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Mar>
              <w:top w:w="100" w:type="dxa"/>
              <w:left w:w="120" w:type="dxa"/>
              <w:bottom w:w="100" w:type="dxa"/>
              <w:right w:w="120" w:type="dxa"/>
            </w:tcMar>
            <w:vAlign w:val="center"/>
          </w:tcPr>
          <w:p w14:paraId="69B98EF3">
            <w:pPr>
              <w:pStyle w:val="30"/>
              <w:rPr>
                <w:rFonts w:hint="eastAsia" w:ascii="宋体" w:hAnsi="宋体" w:eastAsia="宋体" w:cs="宋体"/>
              </w:rPr>
            </w:pPr>
            <w:r>
              <w:rPr>
                <w:rFonts w:hint="eastAsia" w:ascii="宋体" w:hAnsi="宋体" w:eastAsia="宋体" w:cs="宋体"/>
              </w:rPr>
              <w:t>一级维度</w:t>
            </w:r>
          </w:p>
        </w:tc>
        <w:tc>
          <w:tcPr>
            <w:tcW w:w="0" w:type="auto"/>
            <w:tcMar>
              <w:top w:w="100" w:type="dxa"/>
              <w:left w:w="120" w:type="dxa"/>
              <w:bottom w:w="100" w:type="dxa"/>
              <w:right w:w="120" w:type="dxa"/>
            </w:tcMar>
            <w:vAlign w:val="center"/>
          </w:tcPr>
          <w:p w14:paraId="45629A7D">
            <w:pPr>
              <w:pStyle w:val="30"/>
              <w:rPr>
                <w:rFonts w:hint="eastAsia" w:ascii="宋体" w:hAnsi="宋体" w:eastAsia="宋体" w:cs="宋体"/>
              </w:rPr>
            </w:pPr>
            <w:r>
              <w:rPr>
                <w:rFonts w:hint="eastAsia" w:ascii="宋体" w:hAnsi="宋体" w:eastAsia="宋体" w:cs="宋体"/>
              </w:rPr>
              <w:t>二级指标示例</w:t>
            </w:r>
          </w:p>
        </w:tc>
        <w:tc>
          <w:tcPr>
            <w:tcW w:w="0" w:type="auto"/>
            <w:tcMar>
              <w:top w:w="100" w:type="dxa"/>
              <w:left w:w="120" w:type="dxa"/>
              <w:bottom w:w="100" w:type="dxa"/>
              <w:right w:w="120" w:type="dxa"/>
            </w:tcMar>
            <w:vAlign w:val="center"/>
          </w:tcPr>
          <w:p w14:paraId="1CC07968">
            <w:pPr>
              <w:pStyle w:val="30"/>
              <w:rPr>
                <w:rFonts w:hint="eastAsia" w:ascii="宋体" w:hAnsi="宋体" w:eastAsia="宋体" w:cs="宋体"/>
              </w:rPr>
            </w:pPr>
            <w:r>
              <w:rPr>
                <w:rFonts w:hint="eastAsia" w:ascii="宋体" w:hAnsi="宋体" w:eastAsia="宋体" w:cs="宋体"/>
              </w:rPr>
              <w:t>说明</w:t>
            </w:r>
          </w:p>
        </w:tc>
      </w:tr>
      <w:tr w14:paraId="19B4038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5E72950E">
            <w:pPr>
              <w:pStyle w:val="31"/>
              <w:rPr>
                <w:rFonts w:hint="eastAsia" w:ascii="宋体" w:hAnsi="宋体" w:eastAsia="宋体" w:cs="宋体"/>
              </w:rPr>
            </w:pPr>
            <w:r>
              <w:rPr>
                <w:rFonts w:hint="eastAsia" w:ascii="宋体" w:hAnsi="宋体" w:eastAsia="宋体" w:cs="宋体"/>
              </w:rPr>
              <w:t>消费能力</w:t>
            </w:r>
          </w:p>
        </w:tc>
        <w:tc>
          <w:tcPr>
            <w:tcW w:w="0" w:type="auto"/>
            <w:tcMar>
              <w:top w:w="80" w:type="dxa"/>
              <w:left w:w="120" w:type="dxa"/>
              <w:bottom w:w="80" w:type="dxa"/>
              <w:right w:w="120" w:type="dxa"/>
            </w:tcMar>
            <w:vAlign w:val="center"/>
          </w:tcPr>
          <w:p w14:paraId="7F075AEA">
            <w:pPr>
              <w:pStyle w:val="31"/>
              <w:rPr>
                <w:rFonts w:hint="eastAsia" w:ascii="宋体" w:hAnsi="宋体" w:eastAsia="宋体" w:cs="宋体"/>
              </w:rPr>
            </w:pPr>
            <w:r>
              <w:rPr>
                <w:rFonts w:hint="eastAsia" w:ascii="宋体" w:hAnsi="宋体" w:eastAsia="宋体" w:cs="宋体"/>
              </w:rPr>
              <w:t>月均消费额、学期总消费额、单笔均值、消费波动系数</w:t>
            </w:r>
          </w:p>
        </w:tc>
        <w:tc>
          <w:tcPr>
            <w:tcW w:w="0" w:type="auto"/>
            <w:tcMar>
              <w:top w:w="80" w:type="dxa"/>
              <w:left w:w="120" w:type="dxa"/>
              <w:bottom w:w="80" w:type="dxa"/>
              <w:right w:w="120" w:type="dxa"/>
            </w:tcMar>
            <w:vAlign w:val="center"/>
          </w:tcPr>
          <w:p w14:paraId="79A57D13">
            <w:pPr>
              <w:pStyle w:val="31"/>
              <w:rPr>
                <w:rFonts w:hint="eastAsia" w:ascii="宋体" w:hAnsi="宋体" w:eastAsia="宋体" w:cs="宋体"/>
              </w:rPr>
            </w:pPr>
            <w:r>
              <w:rPr>
                <w:rFonts w:hint="eastAsia" w:ascii="宋体" w:hAnsi="宋体" w:eastAsia="宋体" w:cs="宋体"/>
              </w:rPr>
              <w:t>反映学生总体消费水平与稳定程度</w:t>
            </w:r>
          </w:p>
        </w:tc>
      </w:tr>
      <w:tr w14:paraId="78AD9F1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71B3E3F4">
            <w:pPr>
              <w:pStyle w:val="31"/>
              <w:rPr>
                <w:rFonts w:hint="eastAsia" w:ascii="宋体" w:hAnsi="宋体" w:eastAsia="宋体" w:cs="宋体"/>
              </w:rPr>
            </w:pPr>
            <w:r>
              <w:rPr>
                <w:rFonts w:hint="eastAsia" w:ascii="宋体" w:hAnsi="宋体" w:eastAsia="宋体" w:cs="宋体"/>
              </w:rPr>
              <w:t>消费结构</w:t>
            </w:r>
          </w:p>
        </w:tc>
        <w:tc>
          <w:tcPr>
            <w:tcW w:w="0" w:type="auto"/>
            <w:tcMar>
              <w:top w:w="80" w:type="dxa"/>
              <w:left w:w="120" w:type="dxa"/>
              <w:bottom w:w="80" w:type="dxa"/>
              <w:right w:w="120" w:type="dxa"/>
            </w:tcMar>
            <w:vAlign w:val="center"/>
          </w:tcPr>
          <w:p w14:paraId="33E4F34E">
            <w:pPr>
              <w:pStyle w:val="31"/>
              <w:rPr>
                <w:rFonts w:hint="eastAsia" w:ascii="宋体" w:hAnsi="宋体" w:eastAsia="宋体" w:cs="宋体"/>
              </w:rPr>
            </w:pPr>
            <w:r>
              <w:rPr>
                <w:rFonts w:hint="eastAsia" w:ascii="宋体" w:hAnsi="宋体" w:eastAsia="宋体" w:cs="宋体"/>
              </w:rPr>
              <w:t>食堂占比、超市占比、学习服务占比、生活服务占比</w:t>
            </w:r>
          </w:p>
        </w:tc>
        <w:tc>
          <w:tcPr>
            <w:tcW w:w="0" w:type="auto"/>
            <w:tcMar>
              <w:top w:w="80" w:type="dxa"/>
              <w:left w:w="120" w:type="dxa"/>
              <w:bottom w:w="80" w:type="dxa"/>
              <w:right w:w="120" w:type="dxa"/>
            </w:tcMar>
            <w:vAlign w:val="center"/>
          </w:tcPr>
          <w:p w14:paraId="123D1552">
            <w:pPr>
              <w:pStyle w:val="31"/>
              <w:rPr>
                <w:rFonts w:hint="eastAsia" w:ascii="宋体" w:hAnsi="宋体" w:eastAsia="宋体" w:cs="宋体"/>
              </w:rPr>
            </w:pPr>
            <w:r>
              <w:rPr>
                <w:rFonts w:hint="eastAsia" w:ascii="宋体" w:hAnsi="宋体" w:eastAsia="宋体" w:cs="宋体"/>
              </w:rPr>
              <w:t>反映消费组成与资源分配特征</w:t>
            </w:r>
          </w:p>
        </w:tc>
      </w:tr>
      <w:tr w14:paraId="5D3D3D3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333DB1C4">
            <w:pPr>
              <w:pStyle w:val="31"/>
              <w:rPr>
                <w:rFonts w:hint="eastAsia" w:ascii="宋体" w:hAnsi="宋体" w:eastAsia="宋体" w:cs="宋体"/>
              </w:rPr>
            </w:pPr>
            <w:r>
              <w:rPr>
                <w:rFonts w:hint="eastAsia" w:ascii="宋体" w:hAnsi="宋体" w:eastAsia="宋体" w:cs="宋体"/>
              </w:rPr>
              <w:t>行为偏好</w:t>
            </w:r>
          </w:p>
        </w:tc>
        <w:tc>
          <w:tcPr>
            <w:tcW w:w="0" w:type="auto"/>
            <w:tcMar>
              <w:top w:w="80" w:type="dxa"/>
              <w:left w:w="120" w:type="dxa"/>
              <w:bottom w:w="80" w:type="dxa"/>
              <w:right w:w="120" w:type="dxa"/>
            </w:tcMar>
            <w:vAlign w:val="center"/>
          </w:tcPr>
          <w:p w14:paraId="47A8C151">
            <w:pPr>
              <w:pStyle w:val="31"/>
              <w:rPr>
                <w:rFonts w:hint="eastAsia" w:ascii="宋体" w:hAnsi="宋体" w:eastAsia="宋体" w:cs="宋体"/>
              </w:rPr>
            </w:pPr>
            <w:r>
              <w:rPr>
                <w:rFonts w:hint="eastAsia" w:ascii="宋体" w:hAnsi="宋体" w:eastAsia="宋体" w:cs="宋体"/>
              </w:rPr>
              <w:t>高频消费时段、偏好商户类型、支付方式偏好、周末消费倾向</w:t>
            </w:r>
          </w:p>
        </w:tc>
        <w:tc>
          <w:tcPr>
            <w:tcW w:w="0" w:type="auto"/>
            <w:tcMar>
              <w:top w:w="80" w:type="dxa"/>
              <w:left w:w="120" w:type="dxa"/>
              <w:bottom w:w="80" w:type="dxa"/>
              <w:right w:w="120" w:type="dxa"/>
            </w:tcMar>
            <w:vAlign w:val="center"/>
          </w:tcPr>
          <w:p w14:paraId="71348ACB">
            <w:pPr>
              <w:pStyle w:val="31"/>
              <w:rPr>
                <w:rFonts w:hint="eastAsia" w:ascii="宋体" w:hAnsi="宋体" w:eastAsia="宋体" w:cs="宋体"/>
              </w:rPr>
            </w:pPr>
            <w:r>
              <w:rPr>
                <w:rFonts w:hint="eastAsia" w:ascii="宋体" w:hAnsi="宋体" w:eastAsia="宋体" w:cs="宋体"/>
              </w:rPr>
              <w:t>反映学生日常消费习惯</w:t>
            </w:r>
          </w:p>
        </w:tc>
      </w:tr>
      <w:tr w14:paraId="64AA39C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3371B9A3">
            <w:pPr>
              <w:pStyle w:val="31"/>
              <w:rPr>
                <w:rFonts w:hint="eastAsia" w:ascii="宋体" w:hAnsi="宋体" w:eastAsia="宋体" w:cs="宋体"/>
              </w:rPr>
            </w:pPr>
            <w:r>
              <w:rPr>
                <w:rFonts w:hint="eastAsia" w:ascii="宋体" w:hAnsi="宋体" w:eastAsia="宋体" w:cs="宋体"/>
              </w:rPr>
              <w:t>群体属性</w:t>
            </w:r>
          </w:p>
        </w:tc>
        <w:tc>
          <w:tcPr>
            <w:tcW w:w="0" w:type="auto"/>
            <w:tcMar>
              <w:top w:w="80" w:type="dxa"/>
              <w:left w:w="120" w:type="dxa"/>
              <w:bottom w:w="80" w:type="dxa"/>
              <w:right w:w="120" w:type="dxa"/>
            </w:tcMar>
            <w:vAlign w:val="center"/>
          </w:tcPr>
          <w:p w14:paraId="0E6D9D4C">
            <w:pPr>
              <w:pStyle w:val="31"/>
              <w:rPr>
                <w:rFonts w:hint="eastAsia" w:ascii="宋体" w:hAnsi="宋体" w:eastAsia="宋体" w:cs="宋体"/>
              </w:rPr>
            </w:pPr>
            <w:r>
              <w:rPr>
                <w:rFonts w:hint="eastAsia" w:ascii="宋体" w:hAnsi="宋体" w:eastAsia="宋体" w:cs="宋体"/>
              </w:rPr>
              <w:t>性别、年级、专业、学历层次、宿舍区域</w:t>
            </w:r>
          </w:p>
        </w:tc>
        <w:tc>
          <w:tcPr>
            <w:tcW w:w="0" w:type="auto"/>
            <w:tcMar>
              <w:top w:w="80" w:type="dxa"/>
              <w:left w:w="120" w:type="dxa"/>
              <w:bottom w:w="80" w:type="dxa"/>
              <w:right w:w="120" w:type="dxa"/>
            </w:tcMar>
            <w:vAlign w:val="center"/>
          </w:tcPr>
          <w:p w14:paraId="4DF36200">
            <w:pPr>
              <w:pStyle w:val="31"/>
              <w:rPr>
                <w:rFonts w:hint="eastAsia" w:ascii="宋体" w:hAnsi="宋体" w:eastAsia="宋体" w:cs="宋体"/>
              </w:rPr>
            </w:pPr>
            <w:r>
              <w:rPr>
                <w:rFonts w:hint="eastAsia" w:ascii="宋体" w:hAnsi="宋体" w:eastAsia="宋体" w:cs="宋体"/>
              </w:rPr>
              <w:t>反映群体差异背景</w:t>
            </w:r>
          </w:p>
        </w:tc>
      </w:tr>
      <w:tr w14:paraId="2CAEC45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7E89E80F">
            <w:pPr>
              <w:pStyle w:val="31"/>
              <w:rPr>
                <w:rFonts w:hint="eastAsia" w:ascii="宋体" w:hAnsi="宋体" w:eastAsia="宋体" w:cs="宋体"/>
              </w:rPr>
            </w:pPr>
            <w:r>
              <w:rPr>
                <w:rFonts w:hint="eastAsia" w:ascii="宋体" w:hAnsi="宋体" w:eastAsia="宋体" w:cs="宋体"/>
              </w:rPr>
              <w:t>信贷习惯</w:t>
            </w:r>
          </w:p>
        </w:tc>
        <w:tc>
          <w:tcPr>
            <w:tcW w:w="0" w:type="auto"/>
            <w:tcMar>
              <w:top w:w="80" w:type="dxa"/>
              <w:left w:w="120" w:type="dxa"/>
              <w:bottom w:w="80" w:type="dxa"/>
              <w:right w:w="120" w:type="dxa"/>
            </w:tcMar>
            <w:vAlign w:val="center"/>
          </w:tcPr>
          <w:p w14:paraId="5365AB4C">
            <w:pPr>
              <w:pStyle w:val="31"/>
              <w:rPr>
                <w:rFonts w:hint="eastAsia" w:ascii="宋体" w:hAnsi="宋体" w:eastAsia="宋体" w:cs="宋体"/>
              </w:rPr>
            </w:pPr>
            <w:r>
              <w:rPr>
                <w:rFonts w:hint="eastAsia" w:ascii="宋体" w:hAnsi="宋体" w:eastAsia="宋体" w:cs="宋体"/>
              </w:rPr>
              <w:t>分期使用情况、借贷倾向、账单延期记录、异常透支倾向</w:t>
            </w:r>
          </w:p>
        </w:tc>
        <w:tc>
          <w:tcPr>
            <w:tcW w:w="0" w:type="auto"/>
            <w:tcMar>
              <w:top w:w="80" w:type="dxa"/>
              <w:left w:w="120" w:type="dxa"/>
              <w:bottom w:w="80" w:type="dxa"/>
              <w:right w:w="120" w:type="dxa"/>
            </w:tcMar>
            <w:vAlign w:val="center"/>
          </w:tcPr>
          <w:p w14:paraId="292AE3D1">
            <w:pPr>
              <w:pStyle w:val="31"/>
              <w:rPr>
                <w:rFonts w:hint="eastAsia" w:ascii="宋体" w:hAnsi="宋体" w:eastAsia="宋体" w:cs="宋体"/>
              </w:rPr>
            </w:pPr>
            <w:r>
              <w:rPr>
                <w:rFonts w:hint="eastAsia" w:ascii="宋体" w:hAnsi="宋体" w:eastAsia="宋体" w:cs="宋体"/>
              </w:rPr>
              <w:t>反映资金压力与金融风险</w:t>
            </w:r>
          </w:p>
        </w:tc>
      </w:tr>
      <w:tr w14:paraId="47E6CC4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bottom w:val="single" w:color="E1E4E8" w:sz="4" w:space="0"/>
            </w:tcBorders>
            <w:tcMar>
              <w:top w:w="80" w:type="dxa"/>
              <w:left w:w="120" w:type="dxa"/>
              <w:bottom w:w="80" w:type="dxa"/>
              <w:right w:w="120" w:type="dxa"/>
            </w:tcMar>
            <w:vAlign w:val="center"/>
          </w:tcPr>
          <w:p w14:paraId="3AF5BC46">
            <w:pPr>
              <w:pStyle w:val="31"/>
              <w:rPr>
                <w:rFonts w:hint="eastAsia" w:ascii="宋体" w:hAnsi="宋体" w:eastAsia="宋体" w:cs="宋体"/>
              </w:rPr>
            </w:pPr>
            <w:r>
              <w:rPr>
                <w:rFonts w:hint="eastAsia" w:ascii="宋体" w:hAnsi="宋体" w:eastAsia="宋体" w:cs="宋体"/>
              </w:rPr>
              <w:t>消费理念</w:t>
            </w:r>
          </w:p>
        </w:tc>
        <w:tc>
          <w:tcPr>
            <w:tcW w:w="0" w:type="auto"/>
            <w:tcBorders>
              <w:bottom w:val="single" w:color="E1E4E8" w:sz="4" w:space="0"/>
            </w:tcBorders>
            <w:tcMar>
              <w:top w:w="80" w:type="dxa"/>
              <w:left w:w="120" w:type="dxa"/>
              <w:bottom w:w="80" w:type="dxa"/>
              <w:right w:w="120" w:type="dxa"/>
            </w:tcMar>
            <w:vAlign w:val="center"/>
          </w:tcPr>
          <w:p w14:paraId="2E5B92EA">
            <w:pPr>
              <w:pStyle w:val="31"/>
              <w:rPr>
                <w:rFonts w:hint="eastAsia" w:ascii="宋体" w:hAnsi="宋体" w:eastAsia="宋体" w:cs="宋体"/>
              </w:rPr>
            </w:pPr>
            <w:r>
              <w:rPr>
                <w:rFonts w:hint="eastAsia" w:ascii="宋体" w:hAnsi="宋体" w:eastAsia="宋体" w:cs="宋体"/>
              </w:rPr>
              <w:t>理性消费认知、绿色消费偏好、品牌偏好、社交型消费倾向</w:t>
            </w:r>
          </w:p>
        </w:tc>
        <w:tc>
          <w:tcPr>
            <w:tcW w:w="0" w:type="auto"/>
            <w:tcBorders>
              <w:bottom w:val="single" w:color="E1E4E8" w:sz="4" w:space="0"/>
            </w:tcBorders>
            <w:tcMar>
              <w:top w:w="80" w:type="dxa"/>
              <w:left w:w="120" w:type="dxa"/>
              <w:bottom w:w="80" w:type="dxa"/>
              <w:right w:w="120" w:type="dxa"/>
            </w:tcMar>
            <w:vAlign w:val="center"/>
          </w:tcPr>
          <w:p w14:paraId="4C4ED835">
            <w:pPr>
              <w:pStyle w:val="31"/>
              <w:rPr>
                <w:rFonts w:hint="eastAsia" w:ascii="宋体" w:hAnsi="宋体" w:eastAsia="宋体" w:cs="宋体"/>
              </w:rPr>
            </w:pPr>
            <w:r>
              <w:rPr>
                <w:rFonts w:hint="eastAsia" w:ascii="宋体" w:hAnsi="宋体" w:eastAsia="宋体" w:cs="宋体"/>
              </w:rPr>
              <w:t>反映主观消费观念</w:t>
            </w:r>
          </w:p>
        </w:tc>
      </w:tr>
    </w:tbl>
    <w:p w14:paraId="59B23270">
      <w:pPr>
        <w:pStyle w:val="25"/>
        <w:rPr>
          <w:rFonts w:hint="eastAsia" w:ascii="宋体" w:hAnsi="宋体" w:eastAsia="宋体" w:cs="宋体"/>
        </w:rPr>
      </w:pPr>
      <w:r>
        <w:rPr>
          <w:rFonts w:hint="eastAsia" w:ascii="宋体" w:hAnsi="宋体" w:eastAsia="宋体" w:cs="宋体"/>
        </w:rPr>
        <w:t>上述画像维度设计兼顾了客观消费事实与主观认知特征。一方面，客观消费数据有助于刻画学生真实消费行为；另一方面，问卷调查所获得的消费观、绿色消费偏好和信贷态度等变量，有助于增强画像解释力，避免单纯从消费金额对学生进行简单分类。由此构建的画像体系，不仅能够识别“高消费”“稳健消费”“节俭消费”等常规群体，也有望识别“消费异常波动群体”“隐性经济困难群体”“社交导向型消费群体”等更具管理意义的细分对象。</w:t>
      </w:r>
    </w:p>
    <w:p w14:paraId="30F4C60D">
      <w:pPr>
        <w:pStyle w:val="19"/>
        <w:spacing w:after="60"/>
        <w:rPr>
          <w:rFonts w:hint="eastAsia" w:ascii="宋体" w:hAnsi="宋体" w:eastAsia="宋体" w:cs="宋体"/>
        </w:rPr>
      </w:pPr>
    </w:p>
    <w:p w14:paraId="0E7E30AC">
      <w:pPr>
        <w:pStyle w:val="34"/>
        <w:rPr>
          <w:rFonts w:hint="eastAsia" w:ascii="宋体" w:hAnsi="宋体" w:eastAsia="宋体" w:cs="宋体"/>
        </w:rPr>
      </w:pPr>
      <w:r>
        <w:rPr>
          <w:rFonts w:hint="eastAsia" w:ascii="宋体" w:hAnsi="宋体" w:eastAsia="宋体" w:cs="宋体"/>
        </w:rPr>
        <w:t>3.2 大学生消费行为的群体异质性特征</w:t>
      </w:r>
    </w:p>
    <w:p w14:paraId="65926193">
      <w:pPr>
        <w:pStyle w:val="25"/>
        <w:rPr>
          <w:rFonts w:hint="eastAsia" w:ascii="宋体" w:hAnsi="宋体" w:eastAsia="宋体" w:cs="宋体"/>
        </w:rPr>
      </w:pPr>
      <w:r>
        <w:rPr>
          <w:rFonts w:hint="eastAsia" w:ascii="宋体" w:hAnsi="宋体" w:eastAsia="宋体" w:cs="宋体"/>
        </w:rPr>
        <w:t>大学生消费行为并非均质分布，而是呈现显著的群体异质性。首先，不同性别、年级、学历层次和专业背景的学生在消费规模、消费结构和消费时段上往往存在差异。已有研究发现，男性消费支出显著高于女性，经济条件较好的学生在食堂消费商户选择上表现出更强的多样性</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。这说明消费行为不仅受个体偏好影响，也受经济基础和场景选择能力制约。</w:t>
      </w:r>
    </w:p>
    <w:p w14:paraId="38C2FE07">
      <w:pPr>
        <w:pStyle w:val="19"/>
        <w:spacing w:after="60"/>
        <w:rPr>
          <w:rFonts w:hint="eastAsia" w:ascii="宋体" w:hAnsi="宋体" w:eastAsia="宋体" w:cs="宋体"/>
        </w:rPr>
      </w:pPr>
    </w:p>
    <w:p w14:paraId="213420EC">
      <w:pPr>
        <w:pStyle w:val="25"/>
        <w:rPr>
          <w:rFonts w:hint="eastAsia" w:ascii="宋体" w:hAnsi="宋体" w:eastAsia="宋体" w:cs="宋体"/>
        </w:rPr>
      </w:pPr>
      <w:r>
        <w:rPr>
          <w:rFonts w:hint="eastAsia" w:ascii="宋体" w:hAnsi="宋体" w:eastAsia="宋体" w:cs="宋体"/>
        </w:rPr>
        <w:t>其次，大学生消费行为具有较强的生活节律依赖特征。食堂消费通常呈现明显的早餐、午餐与晚餐时间集中分布，工作日与周末之间亦存在显著差异；月初、月末消费波动也可能反映生活费发放周期或预算控制习惯。Meng 等研究指出，部分学生群体存在三餐消费不均衡、生活饮食消费占比偏低等问题，这类现象可进一步延伸为健康行为与经济压力的观察入口</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w:t>
      </w:r>
    </w:p>
    <w:p w14:paraId="1EB2CF74">
      <w:pPr>
        <w:pStyle w:val="19"/>
        <w:spacing w:after="60"/>
        <w:rPr>
          <w:rFonts w:hint="eastAsia" w:ascii="宋体" w:hAnsi="宋体" w:eastAsia="宋体" w:cs="宋体"/>
        </w:rPr>
      </w:pPr>
    </w:p>
    <w:p w14:paraId="590FFE08">
      <w:pPr>
        <w:pStyle w:val="25"/>
        <w:rPr>
          <w:rFonts w:hint="eastAsia" w:ascii="宋体" w:hAnsi="宋体" w:eastAsia="宋体" w:cs="宋体"/>
        </w:rPr>
      </w:pPr>
      <w:r>
        <w:rPr>
          <w:rFonts w:hint="eastAsia" w:ascii="宋体" w:hAnsi="宋体" w:eastAsia="宋体" w:cs="宋体"/>
        </w:rPr>
        <w:t>再次，从风险与治理角度看，学生群体内部还存在特殊类型差异。例如，部分学生消费水平偏低但支出稳定，可能反映其节俭特征；部分学生消费水平不高但波动大、夜间消费频繁、非必要支出比例偏高，则可能存在冲动消费或财务管理能力不足的问题；还有一部分学生校园消费不高却表现出明显的信贷使用痕迹，则可能属于隐性经济困难或资金压力群体。因此，消费画像不应停留于金额分层，而应向“行为模式+群体属性+风险特征”的综合识别迈进。</w:t>
      </w:r>
    </w:p>
    <w:p w14:paraId="5C650E46">
      <w:pPr>
        <w:pStyle w:val="19"/>
        <w:spacing w:after="60"/>
        <w:rPr>
          <w:rFonts w:hint="eastAsia" w:ascii="宋体" w:hAnsi="宋体" w:eastAsia="宋体" w:cs="宋体"/>
        </w:rPr>
      </w:pPr>
    </w:p>
    <w:p w14:paraId="5C609725">
      <w:pPr>
        <w:pStyle w:val="34"/>
        <w:rPr>
          <w:rFonts w:hint="eastAsia" w:ascii="宋体" w:hAnsi="宋体" w:eastAsia="宋体" w:cs="宋体"/>
        </w:rPr>
      </w:pPr>
      <w:r>
        <w:rPr>
          <w:rFonts w:hint="eastAsia" w:ascii="宋体" w:hAnsi="宋体" w:eastAsia="宋体" w:cs="宋体"/>
        </w:rPr>
        <w:t>3.3 消费趋势的关键影响因素与作用路径</w:t>
      </w:r>
    </w:p>
    <w:p w14:paraId="12F730E3">
      <w:pPr>
        <w:pStyle w:val="25"/>
        <w:rPr>
          <w:rFonts w:hint="eastAsia" w:ascii="宋体" w:hAnsi="宋体" w:eastAsia="宋体" w:cs="宋体"/>
        </w:rPr>
      </w:pPr>
      <w:r>
        <w:rPr>
          <w:rFonts w:hint="eastAsia" w:ascii="宋体" w:hAnsi="宋体" w:eastAsia="宋体" w:cs="宋体"/>
        </w:rPr>
        <w:t>大学生消费趋势的形成是多因素共同作用的结果。从直接影响因素看，学生可支配收入、家庭经济条件、校内物价水平、学期阶段、课程安排、节假日与天气变化等因素，会直接影响校园总体消费规模和高频场景需求。Hou 等研究表明，学生消费支出会随着价格水平变化而调整</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，这一发现提示高校消费预测模型中应充分考虑季节性与外部价格环境。</w:t>
      </w:r>
    </w:p>
    <w:p w14:paraId="707B89CE">
      <w:pPr>
        <w:pStyle w:val="19"/>
        <w:spacing w:after="60"/>
        <w:rPr>
          <w:rFonts w:hint="eastAsia" w:ascii="宋体" w:hAnsi="宋体" w:eastAsia="宋体" w:cs="宋体"/>
        </w:rPr>
      </w:pPr>
    </w:p>
    <w:p w14:paraId="036BFDBC">
      <w:pPr>
        <w:pStyle w:val="25"/>
        <w:rPr>
          <w:rFonts w:hint="eastAsia" w:ascii="宋体" w:hAnsi="宋体" w:eastAsia="宋体" w:cs="宋体"/>
        </w:rPr>
      </w:pPr>
      <w:r>
        <w:rPr>
          <w:rFonts w:hint="eastAsia" w:ascii="宋体" w:hAnsi="宋体" w:eastAsia="宋体" w:cs="宋体"/>
        </w:rPr>
        <w:t>从中观层面看，校园商户布局、食堂菜品供给、外卖渗透程度、移动支付便利性和学校管理制度等因素，会影响学生对特定消费场景的选择。例如，食堂窗口更新、营业时间调整和促销活动均可能引起消费转移；移动支付在校园场景的广泛应用，也使得消费行为更具即时性和碎片化。</w:t>
      </w:r>
    </w:p>
    <w:p w14:paraId="26F3E9AA">
      <w:pPr>
        <w:pStyle w:val="19"/>
        <w:spacing w:after="60"/>
        <w:rPr>
          <w:rFonts w:hint="eastAsia" w:ascii="宋体" w:hAnsi="宋体" w:eastAsia="宋体" w:cs="宋体"/>
        </w:rPr>
      </w:pPr>
    </w:p>
    <w:p w14:paraId="7006B9E5">
      <w:pPr>
        <w:pStyle w:val="25"/>
        <w:rPr>
          <w:rFonts w:hint="eastAsia" w:ascii="宋体" w:hAnsi="宋体" w:eastAsia="宋体" w:cs="宋体"/>
        </w:rPr>
      </w:pPr>
      <w:r>
        <w:rPr>
          <w:rFonts w:hint="eastAsia" w:ascii="宋体" w:hAnsi="宋体" w:eastAsia="宋体" w:cs="宋体"/>
        </w:rPr>
        <w:t>从更深层机制看，社交平台内容传播、同伴示范效应、品牌文化、绿色消费意识和消费金融宣传等因素，也会塑造大学生消费倾向。计划行为理论说明，个体对消费的态度、外界规范压力和对支付能力的认知会共同影响其行为选择。因此，本文将消费趋势影响机制概括为“经济条件—校园环境—消费观念—技术媒介”四层联动路径，即经济条件奠定消费约束基础，校园环境提供场景与制度边界，消费观念决定偏好方向，技术媒介则通过支付便利性和内容传播加速行为转化。</w:t>
      </w:r>
    </w:p>
    <w:p w14:paraId="3DDA9FB5">
      <w:pPr>
        <w:pStyle w:val="19"/>
        <w:spacing w:after="60"/>
        <w:rPr>
          <w:rFonts w:hint="eastAsia" w:ascii="宋体" w:hAnsi="宋体" w:eastAsia="宋体" w:cs="宋体"/>
        </w:rPr>
      </w:pPr>
    </w:p>
    <w:p w14:paraId="154FE84C">
      <w:pPr>
        <w:pStyle w:val="21"/>
        <w:pBdr>
          <w:bottom w:val="single" w:color="auto" w:sz="6" w:space="1"/>
        </w:pBdr>
        <w:rPr>
          <w:rFonts w:hint="eastAsia" w:ascii="宋体" w:hAnsi="宋体" w:eastAsia="宋体" w:cs="宋体"/>
        </w:rPr>
      </w:pPr>
    </w:p>
    <w:p w14:paraId="7796A6CB">
      <w:pPr>
        <w:pStyle w:val="19"/>
        <w:spacing w:after="60"/>
        <w:rPr>
          <w:rFonts w:hint="eastAsia" w:ascii="宋体" w:hAnsi="宋体" w:eastAsia="宋体" w:cs="宋体"/>
        </w:rPr>
      </w:pPr>
    </w:p>
    <w:p w14:paraId="02304178">
      <w:pPr>
        <w:pStyle w:val="33"/>
        <w:rPr>
          <w:rFonts w:hint="eastAsia" w:ascii="宋体" w:hAnsi="宋体" w:eastAsia="宋体" w:cs="宋体"/>
        </w:rPr>
      </w:pPr>
      <w:r>
        <w:rPr>
          <w:rFonts w:hint="eastAsia" w:ascii="宋体" w:hAnsi="宋体" w:eastAsia="宋体" w:cs="宋体"/>
        </w:rPr>
        <w:t>第四章 数据来源、变量定义与模型构建</w:t>
      </w:r>
    </w:p>
    <w:p w14:paraId="51A66B9F">
      <w:pPr>
        <w:pStyle w:val="34"/>
        <w:rPr>
          <w:rFonts w:hint="eastAsia" w:ascii="宋体" w:hAnsi="宋体" w:eastAsia="宋体" w:cs="宋体"/>
        </w:rPr>
      </w:pPr>
      <w:r>
        <w:rPr>
          <w:rFonts w:hint="eastAsia" w:ascii="宋体" w:hAnsi="宋体" w:eastAsia="宋体" w:cs="宋体"/>
        </w:rPr>
        <w:t>4.1 数据来源</w:t>
      </w:r>
    </w:p>
    <w:p w14:paraId="55580138">
      <w:pPr>
        <w:pStyle w:val="25"/>
        <w:rPr>
          <w:rFonts w:hint="eastAsia" w:ascii="宋体" w:hAnsi="宋体" w:eastAsia="宋体" w:cs="宋体"/>
        </w:rPr>
      </w:pPr>
      <w:r>
        <w:rPr>
          <w:rFonts w:hint="eastAsia" w:ascii="宋体" w:hAnsi="宋体" w:eastAsia="宋体" w:cs="宋体"/>
        </w:rPr>
        <w:t>本文研究的数据来源主要包括四类。第一类为校园一卡通交易数据，主要记录学生在食堂、超市、浴室、洗衣房、打印店等校内场景的消费金额、时间、地点与交易类别。第二类为校内移动支付数据，主要包括学生在校内商户通过微信、支付宝等方式完成的支付记录。第三类为学生基本信息数据，包括性别、年级、专业、学历层次、住宿区域等。第四类为问卷调查数据，主要用于补充消费理念、消费偏好、信贷使用情况和绿色消费态度等主观变量。</w:t>
      </w:r>
    </w:p>
    <w:p w14:paraId="4AF3A4B8">
      <w:pPr>
        <w:pStyle w:val="25"/>
        <w:rPr>
          <w:rFonts w:hint="eastAsia" w:ascii="宋体" w:hAnsi="宋体" w:eastAsia="宋体" w:cs="宋体"/>
        </w:rPr>
      </w:pPr>
      <w:r>
        <w:rPr>
          <w:rFonts w:hint="eastAsia" w:ascii="宋体" w:hAnsi="宋体" w:eastAsia="宋体" w:cs="宋体"/>
        </w:rPr>
        <w:t>问卷发放采用线上问卷星和线下回收纸质问卷的形式，共发放问卷 723 份，回收问卷 690 份，问卷回收率为 95.4%，其中有效问卷 602 份，问卷的有效率为 87%。</w:t>
      </w:r>
    </w:p>
    <w:p w14:paraId="62221EB2">
      <w:pPr>
        <w:pStyle w:val="19"/>
        <w:spacing w:after="60"/>
        <w:rPr>
          <w:rFonts w:hint="eastAsia" w:ascii="宋体" w:hAnsi="宋体" w:eastAsia="宋体" w:cs="宋体"/>
        </w:rPr>
      </w:pPr>
    </w:p>
    <w:p w14:paraId="1DA5EC86">
      <w:pPr>
        <w:pStyle w:val="25"/>
        <w:rPr>
          <w:rFonts w:hint="eastAsia" w:ascii="宋体" w:hAnsi="宋体" w:eastAsia="宋体" w:cs="宋体"/>
        </w:rPr>
      </w:pPr>
      <w:r>
        <w:rPr>
          <w:rFonts w:hint="eastAsia" w:ascii="宋体" w:hAnsi="宋体" w:eastAsia="宋体" w:cs="宋体"/>
        </w:rPr>
        <w:t>为便于说明，现将数据来源及其用途概括如下。</w:t>
      </w:r>
    </w:p>
    <w:p w14:paraId="0B6DC4B4">
      <w:pPr>
        <w:pStyle w:val="25"/>
        <w:rPr>
          <w:rFonts w:hint="eastAsia" w:ascii="宋体" w:hAnsi="宋体" w:eastAsia="宋体" w:cs="宋体"/>
        </w:rPr>
      </w:pPr>
      <w:r>
        <w:rPr>
          <w:rFonts w:hint="eastAsia" w:ascii="宋体" w:hAnsi="宋体" w:eastAsia="宋体" w:cs="宋体"/>
        </w:rPr>
        <w:t>[1]胡帅宏,蔡柏翰,刘婷,等.移动支付对大学生消费心理与体验的影响研究——以广州市高校为例[J].大众标准化,2021,(15):118-125+128.</w:t>
      </w:r>
    </w:p>
    <w:p w14:paraId="54F89116">
      <w:pPr>
        <w:pStyle w:val="19"/>
        <w:spacing w:after="60"/>
        <w:rPr>
          <w:rFonts w:hint="eastAsia" w:ascii="宋体" w:hAnsi="宋体" w:eastAsia="宋体" w:cs="宋体"/>
        </w:rPr>
      </w:pPr>
    </w:p>
    <w:tbl>
      <w:tblPr>
        <w:tblStyle w:val="11"/>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574"/>
        <w:gridCol w:w="5362"/>
        <w:gridCol w:w="2330"/>
      </w:tblGrid>
      <w:tr w14:paraId="0D3F7460">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Mar>
              <w:top w:w="100" w:type="dxa"/>
              <w:left w:w="120" w:type="dxa"/>
              <w:bottom w:w="100" w:type="dxa"/>
              <w:right w:w="120" w:type="dxa"/>
            </w:tcMar>
            <w:vAlign w:val="center"/>
          </w:tcPr>
          <w:p w14:paraId="0AF2F8E6">
            <w:pPr>
              <w:pStyle w:val="30"/>
              <w:rPr>
                <w:rFonts w:hint="eastAsia" w:ascii="宋体" w:hAnsi="宋体" w:eastAsia="宋体" w:cs="宋体"/>
              </w:rPr>
            </w:pPr>
            <w:r>
              <w:rPr>
                <w:rFonts w:hint="eastAsia" w:ascii="宋体" w:hAnsi="宋体" w:eastAsia="宋体" w:cs="宋体"/>
              </w:rPr>
              <w:t>数据类别</w:t>
            </w:r>
          </w:p>
        </w:tc>
        <w:tc>
          <w:tcPr>
            <w:tcW w:w="0" w:type="auto"/>
            <w:tcMar>
              <w:top w:w="100" w:type="dxa"/>
              <w:left w:w="120" w:type="dxa"/>
              <w:bottom w:w="100" w:type="dxa"/>
              <w:right w:w="120" w:type="dxa"/>
            </w:tcMar>
            <w:vAlign w:val="center"/>
          </w:tcPr>
          <w:p w14:paraId="2BAC98F8">
            <w:pPr>
              <w:pStyle w:val="30"/>
              <w:rPr>
                <w:rFonts w:hint="eastAsia" w:ascii="宋体" w:hAnsi="宋体" w:eastAsia="宋体" w:cs="宋体"/>
              </w:rPr>
            </w:pPr>
            <w:r>
              <w:rPr>
                <w:rFonts w:hint="eastAsia" w:ascii="宋体" w:hAnsi="宋体" w:eastAsia="宋体" w:cs="宋体"/>
              </w:rPr>
              <w:t>主要字段</w:t>
            </w:r>
          </w:p>
        </w:tc>
        <w:tc>
          <w:tcPr>
            <w:tcW w:w="0" w:type="auto"/>
            <w:tcMar>
              <w:top w:w="100" w:type="dxa"/>
              <w:left w:w="120" w:type="dxa"/>
              <w:bottom w:w="100" w:type="dxa"/>
              <w:right w:w="120" w:type="dxa"/>
            </w:tcMar>
            <w:vAlign w:val="center"/>
          </w:tcPr>
          <w:p w14:paraId="4143A6F4">
            <w:pPr>
              <w:pStyle w:val="30"/>
              <w:rPr>
                <w:rFonts w:hint="eastAsia" w:ascii="宋体" w:hAnsi="宋体" w:eastAsia="宋体" w:cs="宋体"/>
              </w:rPr>
            </w:pPr>
            <w:r>
              <w:rPr>
                <w:rFonts w:hint="eastAsia" w:ascii="宋体" w:hAnsi="宋体" w:eastAsia="宋体" w:cs="宋体"/>
              </w:rPr>
              <w:t>主要用途</w:t>
            </w:r>
          </w:p>
        </w:tc>
      </w:tr>
      <w:tr w14:paraId="63C04154">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EA41256">
            <w:pPr>
              <w:pStyle w:val="31"/>
              <w:rPr>
                <w:rFonts w:hint="eastAsia" w:ascii="宋体" w:hAnsi="宋体" w:eastAsia="宋体" w:cs="宋体"/>
              </w:rPr>
            </w:pPr>
            <w:r>
              <w:rPr>
                <w:rFonts w:hint="eastAsia" w:ascii="宋体" w:hAnsi="宋体" w:eastAsia="宋体" w:cs="宋体"/>
              </w:rPr>
              <w:t>校园一卡通数据</w:t>
            </w:r>
          </w:p>
        </w:tc>
        <w:tc>
          <w:tcPr>
            <w:tcW w:w="0" w:type="auto"/>
            <w:tcMar>
              <w:top w:w="80" w:type="dxa"/>
              <w:left w:w="120" w:type="dxa"/>
              <w:bottom w:w="80" w:type="dxa"/>
              <w:right w:w="120" w:type="dxa"/>
            </w:tcMar>
            <w:vAlign w:val="center"/>
          </w:tcPr>
          <w:p w14:paraId="01528A97">
            <w:pPr>
              <w:pStyle w:val="31"/>
              <w:rPr>
                <w:rFonts w:hint="eastAsia" w:ascii="宋体" w:hAnsi="宋体" w:eastAsia="宋体" w:cs="宋体"/>
              </w:rPr>
            </w:pPr>
            <w:r>
              <w:rPr>
                <w:rFonts w:hint="eastAsia" w:ascii="宋体" w:hAnsi="宋体" w:eastAsia="宋体" w:cs="宋体"/>
              </w:rPr>
              <w:t>学号、交易时间、商户编号、金额、消费场景</w:t>
            </w:r>
          </w:p>
        </w:tc>
        <w:tc>
          <w:tcPr>
            <w:tcW w:w="0" w:type="auto"/>
            <w:tcMar>
              <w:top w:w="80" w:type="dxa"/>
              <w:left w:w="120" w:type="dxa"/>
              <w:bottom w:w="80" w:type="dxa"/>
              <w:right w:w="120" w:type="dxa"/>
            </w:tcMar>
            <w:vAlign w:val="center"/>
          </w:tcPr>
          <w:p w14:paraId="26ADFC9A">
            <w:pPr>
              <w:pStyle w:val="31"/>
              <w:rPr>
                <w:rFonts w:hint="eastAsia" w:ascii="宋体" w:hAnsi="宋体" w:eastAsia="宋体" w:cs="宋体"/>
              </w:rPr>
            </w:pPr>
            <w:r>
              <w:rPr>
                <w:rFonts w:hint="eastAsia" w:ascii="宋体" w:hAnsi="宋体" w:eastAsia="宋体" w:cs="宋体"/>
              </w:rPr>
              <w:t>描述校内主场景消费行为</w:t>
            </w:r>
          </w:p>
        </w:tc>
      </w:tr>
      <w:tr w14:paraId="23BB92B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616422D5">
            <w:pPr>
              <w:pStyle w:val="31"/>
              <w:rPr>
                <w:rFonts w:hint="eastAsia" w:ascii="宋体" w:hAnsi="宋体" w:eastAsia="宋体" w:cs="宋体"/>
              </w:rPr>
            </w:pPr>
            <w:r>
              <w:rPr>
                <w:rFonts w:hint="eastAsia" w:ascii="宋体" w:hAnsi="宋体" w:eastAsia="宋体" w:cs="宋体"/>
              </w:rPr>
              <w:t>移动支付数据</w:t>
            </w:r>
          </w:p>
        </w:tc>
        <w:tc>
          <w:tcPr>
            <w:tcW w:w="0" w:type="auto"/>
            <w:tcMar>
              <w:top w:w="80" w:type="dxa"/>
              <w:left w:w="120" w:type="dxa"/>
              <w:bottom w:w="80" w:type="dxa"/>
              <w:right w:w="120" w:type="dxa"/>
            </w:tcMar>
            <w:vAlign w:val="center"/>
          </w:tcPr>
          <w:p w14:paraId="365BD694">
            <w:pPr>
              <w:pStyle w:val="31"/>
              <w:rPr>
                <w:rFonts w:hint="eastAsia" w:ascii="宋体" w:hAnsi="宋体" w:eastAsia="宋体" w:cs="宋体"/>
              </w:rPr>
            </w:pPr>
            <w:r>
              <w:rPr>
                <w:rFonts w:hint="eastAsia" w:ascii="宋体" w:hAnsi="宋体" w:eastAsia="宋体" w:cs="宋体"/>
              </w:rPr>
              <w:t>学号或脱敏标识、支付时间、支付金额、商户类别、支付方式</w:t>
            </w:r>
          </w:p>
        </w:tc>
        <w:tc>
          <w:tcPr>
            <w:tcW w:w="0" w:type="auto"/>
            <w:tcMar>
              <w:top w:w="80" w:type="dxa"/>
              <w:left w:w="120" w:type="dxa"/>
              <w:bottom w:w="80" w:type="dxa"/>
              <w:right w:w="120" w:type="dxa"/>
            </w:tcMar>
            <w:vAlign w:val="center"/>
          </w:tcPr>
          <w:p w14:paraId="7460F1D6">
            <w:pPr>
              <w:pStyle w:val="31"/>
              <w:rPr>
                <w:rFonts w:hint="eastAsia" w:ascii="宋体" w:hAnsi="宋体" w:eastAsia="宋体" w:cs="宋体"/>
              </w:rPr>
            </w:pPr>
            <w:r>
              <w:rPr>
                <w:rFonts w:hint="eastAsia" w:ascii="宋体" w:hAnsi="宋体" w:eastAsia="宋体" w:cs="宋体"/>
              </w:rPr>
              <w:t>补充非一卡通消费轨迹</w:t>
            </w:r>
          </w:p>
        </w:tc>
      </w:tr>
      <w:tr w14:paraId="08E17910">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51CD38F">
            <w:pPr>
              <w:pStyle w:val="31"/>
              <w:rPr>
                <w:rFonts w:hint="eastAsia" w:ascii="宋体" w:hAnsi="宋体" w:eastAsia="宋体" w:cs="宋体"/>
              </w:rPr>
            </w:pPr>
            <w:r>
              <w:rPr>
                <w:rFonts w:hint="eastAsia" w:ascii="宋体" w:hAnsi="宋体" w:eastAsia="宋体" w:cs="宋体"/>
              </w:rPr>
              <w:t>学生基本信息</w:t>
            </w:r>
          </w:p>
        </w:tc>
        <w:tc>
          <w:tcPr>
            <w:tcW w:w="0" w:type="auto"/>
            <w:tcMar>
              <w:top w:w="80" w:type="dxa"/>
              <w:left w:w="120" w:type="dxa"/>
              <w:bottom w:w="80" w:type="dxa"/>
              <w:right w:w="120" w:type="dxa"/>
            </w:tcMar>
            <w:vAlign w:val="center"/>
          </w:tcPr>
          <w:p w14:paraId="75F3946E">
            <w:pPr>
              <w:pStyle w:val="31"/>
              <w:rPr>
                <w:rFonts w:hint="eastAsia" w:ascii="宋体" w:hAnsi="宋体" w:eastAsia="宋体" w:cs="宋体"/>
              </w:rPr>
            </w:pPr>
            <w:r>
              <w:rPr>
                <w:rFonts w:hint="eastAsia" w:ascii="宋体" w:hAnsi="宋体" w:eastAsia="宋体" w:cs="宋体"/>
              </w:rPr>
              <w:t>性别、年级、专业、学历层次、住宿信息</w:t>
            </w:r>
          </w:p>
        </w:tc>
        <w:tc>
          <w:tcPr>
            <w:tcW w:w="0" w:type="auto"/>
            <w:tcMar>
              <w:top w:w="80" w:type="dxa"/>
              <w:left w:w="120" w:type="dxa"/>
              <w:bottom w:w="80" w:type="dxa"/>
              <w:right w:w="120" w:type="dxa"/>
            </w:tcMar>
            <w:vAlign w:val="center"/>
          </w:tcPr>
          <w:p w14:paraId="07F22363">
            <w:pPr>
              <w:pStyle w:val="31"/>
              <w:rPr>
                <w:rFonts w:hint="eastAsia" w:ascii="宋体" w:hAnsi="宋体" w:eastAsia="宋体" w:cs="宋体"/>
              </w:rPr>
            </w:pPr>
            <w:r>
              <w:rPr>
                <w:rFonts w:hint="eastAsia" w:ascii="宋体" w:hAnsi="宋体" w:eastAsia="宋体" w:cs="宋体"/>
              </w:rPr>
              <w:t>支撑群体异质性分析</w:t>
            </w:r>
          </w:p>
        </w:tc>
      </w:tr>
      <w:tr w14:paraId="13049A9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bottom w:val="single" w:color="E1E4E8" w:sz="4" w:space="0"/>
            </w:tcBorders>
            <w:tcMar>
              <w:top w:w="80" w:type="dxa"/>
              <w:left w:w="120" w:type="dxa"/>
              <w:bottom w:w="80" w:type="dxa"/>
              <w:right w:w="120" w:type="dxa"/>
            </w:tcMar>
            <w:vAlign w:val="center"/>
          </w:tcPr>
          <w:p w14:paraId="104609EC">
            <w:pPr>
              <w:pStyle w:val="31"/>
              <w:rPr>
                <w:rFonts w:hint="eastAsia" w:ascii="宋体" w:hAnsi="宋体" w:eastAsia="宋体" w:cs="宋体"/>
              </w:rPr>
            </w:pPr>
            <w:r>
              <w:rPr>
                <w:rFonts w:hint="eastAsia" w:ascii="宋体" w:hAnsi="宋体" w:eastAsia="宋体" w:cs="宋体"/>
              </w:rPr>
              <w:t>问卷调查数据</w:t>
            </w:r>
          </w:p>
        </w:tc>
        <w:tc>
          <w:tcPr>
            <w:tcW w:w="0" w:type="auto"/>
            <w:tcBorders>
              <w:bottom w:val="single" w:color="E1E4E8" w:sz="4" w:space="0"/>
            </w:tcBorders>
            <w:tcMar>
              <w:top w:w="80" w:type="dxa"/>
              <w:left w:w="120" w:type="dxa"/>
              <w:bottom w:w="80" w:type="dxa"/>
              <w:right w:w="120" w:type="dxa"/>
            </w:tcMar>
            <w:vAlign w:val="center"/>
          </w:tcPr>
          <w:p w14:paraId="0F780470">
            <w:pPr>
              <w:pStyle w:val="31"/>
              <w:rPr>
                <w:rFonts w:hint="eastAsia" w:ascii="宋体" w:hAnsi="宋体" w:eastAsia="宋体" w:cs="宋体"/>
              </w:rPr>
            </w:pPr>
            <w:r>
              <w:rPr>
                <w:rFonts w:hint="eastAsia" w:ascii="宋体" w:hAnsi="宋体" w:eastAsia="宋体" w:cs="宋体"/>
              </w:rPr>
              <w:t>消费观、绿色消费偏好、信贷使用情况、品牌偏好</w:t>
            </w:r>
          </w:p>
        </w:tc>
        <w:tc>
          <w:tcPr>
            <w:tcW w:w="0" w:type="auto"/>
            <w:tcBorders>
              <w:bottom w:val="single" w:color="E1E4E8" w:sz="4" w:space="0"/>
            </w:tcBorders>
            <w:tcMar>
              <w:top w:w="80" w:type="dxa"/>
              <w:left w:w="120" w:type="dxa"/>
              <w:bottom w:w="80" w:type="dxa"/>
              <w:right w:w="120" w:type="dxa"/>
            </w:tcMar>
            <w:vAlign w:val="center"/>
          </w:tcPr>
          <w:p w14:paraId="1E8A179D">
            <w:pPr>
              <w:pStyle w:val="31"/>
              <w:rPr>
                <w:rFonts w:hint="eastAsia" w:ascii="宋体" w:hAnsi="宋体" w:eastAsia="宋体" w:cs="宋体"/>
              </w:rPr>
            </w:pPr>
            <w:r>
              <w:rPr>
                <w:rFonts w:hint="eastAsia" w:ascii="宋体" w:hAnsi="宋体" w:eastAsia="宋体" w:cs="宋体"/>
              </w:rPr>
              <w:t>补充主观认知变量</w:t>
            </w:r>
          </w:p>
        </w:tc>
      </w:tr>
    </w:tbl>
    <w:p w14:paraId="6442BA31">
      <w:pPr>
        <w:pStyle w:val="25"/>
        <w:rPr>
          <w:rFonts w:hint="eastAsia" w:ascii="宋体" w:hAnsi="宋体" w:eastAsia="宋体" w:cs="宋体"/>
        </w:rPr>
      </w:pPr>
      <w:r>
        <w:rPr>
          <w:rFonts w:hint="eastAsia" w:ascii="宋体" w:hAnsi="宋体" w:eastAsia="宋体" w:cs="宋体"/>
        </w:rPr>
        <w:t>在数据处理过程中，应严格遵循隐私保护和数据合规原则，对学号、姓名、联系方式等个人敏感信息进行脱敏处理，仅保留研究所需匿名标识。对来自不同系统的数据，需要基于统一主键或映射规则进行关联，并完成时间格式标准化、商户类别统一和重复记录清除。</w:t>
      </w:r>
    </w:p>
    <w:p w14:paraId="05F63C57">
      <w:pPr>
        <w:pStyle w:val="19"/>
        <w:spacing w:after="60"/>
        <w:rPr>
          <w:rFonts w:hint="eastAsia" w:ascii="宋体" w:hAnsi="宋体" w:eastAsia="宋体" w:cs="宋体"/>
        </w:rPr>
      </w:pPr>
    </w:p>
    <w:p w14:paraId="2E637B15">
      <w:pPr>
        <w:pStyle w:val="34"/>
        <w:rPr>
          <w:rFonts w:hint="eastAsia" w:ascii="宋体" w:hAnsi="宋体" w:eastAsia="宋体" w:cs="宋体"/>
        </w:rPr>
      </w:pPr>
      <w:r>
        <w:rPr>
          <w:rFonts w:hint="eastAsia" w:ascii="宋体" w:hAnsi="宋体" w:eastAsia="宋体" w:cs="宋体"/>
        </w:rPr>
        <w:t>4.2 变量定义</w:t>
      </w:r>
    </w:p>
    <w:p w14:paraId="484B72C9">
      <w:pPr>
        <w:pStyle w:val="35"/>
        <w:rPr>
          <w:rFonts w:hint="eastAsia" w:ascii="宋体" w:hAnsi="宋体" w:eastAsia="宋体" w:cs="宋体"/>
        </w:rPr>
      </w:pPr>
      <w:r>
        <w:rPr>
          <w:rFonts w:hint="eastAsia" w:ascii="宋体" w:hAnsi="宋体" w:eastAsia="宋体" w:cs="宋体"/>
        </w:rPr>
        <w:t>4.2.1 被解释变量</w:t>
      </w:r>
    </w:p>
    <w:p w14:paraId="2F0E2EA3">
      <w:pPr>
        <w:pStyle w:val="25"/>
        <w:rPr>
          <w:del w:id="0" w:author="赵博磊" w:date="2026-05-12T17:19:45Z"/>
          <w:rFonts w:hint="eastAsia" w:ascii="宋体" w:hAnsi="宋体" w:eastAsia="宋体" w:cs="宋体"/>
        </w:rPr>
      </w:pPr>
      <w:ins w:id="1" w:author="赵博磊" w:date="2026-05-12T17:19:45Z">
        <w:r>
          <w:rPr>
            <w:rFonts w:hint="eastAsia" w:ascii="宋体" w:hAnsi="宋体" w:eastAsia="宋体" w:cs="宋体"/>
          </w:rPr>
          <w:t>在消费画像构建部分，被解释变量并非原始字段，而是通过聚类模型计算得到的学生消费类别。具体而言，本文基于学生层面的消费金额、消费频率、消费结构、消费时段和支付方式等变量进行 KMeans++ 聚类，最终形成三个消费层级类别，分别为类1-高消费、类2-中消费和类3-低消费。</w:t>
        </w:r>
      </w:ins>
      <w:del w:id="2" w:author="赵博磊" w:date="2026-05-12T17:19:45Z">
        <w:r>
          <w:rPr>
            <w:rFonts w:hint="eastAsia" w:ascii="宋体" w:hAnsi="宋体" w:eastAsia="宋体" w:cs="宋体"/>
          </w:rPr>
          <w:delText>在画像构建部分，本文主要以学生消费群体类别作为分析对象。该类别并非原始存在，而是通过聚类分析从多个消费特征变量中计算得到，最终表现为高消费群体、中等消费群体、节俭稳健群体、偏好型消费群体或特殊识别群体等类型。</w:delText>
        </w:r>
      </w:del>
    </w:p>
    <w:p w14:paraId="2CB61D65">
      <w:pPr>
        <w:pStyle w:val="19"/>
        <w:spacing w:after="60"/>
        <w:rPr>
          <w:rFonts w:hint="eastAsia" w:ascii="宋体" w:hAnsi="宋体" w:eastAsia="宋体" w:cs="宋体"/>
        </w:rPr>
      </w:pPr>
    </w:p>
    <w:p w14:paraId="05A5E028">
      <w:pPr>
        <w:pStyle w:val="25"/>
        <w:rPr>
          <w:rFonts w:hint="eastAsia" w:ascii="宋体" w:hAnsi="宋体" w:eastAsia="宋体" w:cs="宋体"/>
        </w:rPr>
      </w:pPr>
      <w:r>
        <w:rPr>
          <w:rFonts w:hint="eastAsia" w:ascii="宋体" w:hAnsi="宋体" w:eastAsia="宋体" w:cs="宋体"/>
        </w:rPr>
        <w:t>在趋势预测部分，</w:t>
      </w:r>
      <w:ins w:id="3" w:author="赵博磊" w:date="2026-05-12T17:20:49Z">
        <w:r>
          <w:rPr>
            <w:rFonts w:hint="eastAsia" w:ascii="宋体" w:hAnsi="宋体" w:eastAsia="宋体" w:cs="宋体"/>
          </w:rPr>
          <w:t>被解释变量包括两类：一是日度消费总金额，二是日度交易笔数。日度消费总金额反映校园消费规模变化，日度交易笔数反映消费活动频度变化。两者共同用于刻画校园消费需求的时间波动。</w:t>
        </w:r>
      </w:ins>
      <w:del w:id="4" w:author="赵博磊" w:date="2026-05-12T17:20:49Z">
        <w:r>
          <w:rPr>
            <w:rFonts w:hint="eastAsia" w:ascii="宋体" w:hAnsi="宋体" w:eastAsia="宋体" w:cs="宋体"/>
          </w:rPr>
          <w:delText>本文设置三类被解释变量：其一为校园总体消费金额或消费笔数；其二为不同消费群体在不同时间窗口中的消费变化情况；其三为食堂等高频场景在未来时点的消费需求或就餐人数。</w:delText>
        </w:r>
      </w:del>
    </w:p>
    <w:p w14:paraId="23EA1FA7">
      <w:pPr>
        <w:pStyle w:val="19"/>
        <w:spacing w:after="60"/>
        <w:rPr>
          <w:rFonts w:hint="eastAsia" w:ascii="宋体" w:hAnsi="宋体" w:eastAsia="宋体" w:cs="宋体"/>
        </w:rPr>
      </w:pPr>
    </w:p>
    <w:p w14:paraId="3FA1F752">
      <w:pPr>
        <w:pStyle w:val="35"/>
        <w:rPr>
          <w:rFonts w:hint="eastAsia" w:ascii="宋体" w:hAnsi="宋体" w:eastAsia="宋体" w:cs="宋体"/>
        </w:rPr>
      </w:pPr>
      <w:r>
        <w:rPr>
          <w:rFonts w:hint="eastAsia" w:ascii="宋体" w:hAnsi="宋体" w:eastAsia="宋体" w:cs="宋体"/>
        </w:rPr>
        <w:t>4.2.2 解释变量</w:t>
      </w:r>
    </w:p>
    <w:p w14:paraId="0D062F80">
      <w:pPr>
        <w:pStyle w:val="25"/>
        <w:rPr>
          <w:ins w:id="5" w:author="赵博磊" w:date="2026-05-12T17:23:21Z"/>
          <w:rFonts w:hint="eastAsia" w:ascii="宋体" w:hAnsi="宋体" w:eastAsia="宋体" w:cs="宋体"/>
        </w:rPr>
      </w:pPr>
      <w:ins w:id="6" w:author="赵博磊" w:date="2026-05-12T17:22:44Z">
        <w:r>
          <w:rPr>
            <w:rFonts w:hint="eastAsia" w:ascii="宋体" w:hAnsi="宋体" w:eastAsia="宋体" w:cs="宋体"/>
          </w:rPr>
          <w:t>结合论文第三章提出的画像维度和第四章变量设计，本文实际构建的解释变量主要包括五类。第一类为消费金额类变量，包括学生总消费金额、单笔消费均值、消费标准差、消费变异系数和月均消费金额等，用于衡量学生总体消费水平及消费稳定程度。第二类为消费频率类变量，包括交易笔数、活跃消费天数、日均交易频次和活跃日交易频次等，用于反映学生消费行为的活跃程度。第三类为消费结构类变量。根据商户名称，将消费场景归并为主食米饭、菜品餐食、水果和其他四类，并计算各类消费金额占比。此外，本文还统计商户覆盖数和商户消费熵，用于描述消费场景多样性。第四类为时间特征变量，包括早餐、午餐、晚餐、宵夜金额占比，周末消费占比，月初消费占比和月末消费占比等。这类变量用于刻画学生消费节律和时间偏好。第五类为支付方式变量，包括扫码支付占比、电子账户消费占比和持卡消费占比等，用于反映学生对不同支付方式的使用情况。</w:t>
        </w:r>
      </w:ins>
    </w:p>
    <w:p w14:paraId="4858B35B">
      <w:pPr>
        <w:pStyle w:val="25"/>
        <w:rPr>
          <w:ins w:id="7" w:author="赵博磊" w:date="2026-05-12T17:22:58Z"/>
          <w:rFonts w:hint="eastAsia" w:ascii="宋体" w:hAnsi="宋体" w:eastAsia="宋体" w:cs="宋体"/>
        </w:rPr>
      </w:pPr>
    </w:p>
    <w:p w14:paraId="790A1E30">
      <w:pPr>
        <w:pStyle w:val="25"/>
        <w:rPr>
          <w:del w:id="8" w:author="赵博磊" w:date="2026-05-12T17:22:44Z"/>
          <w:rFonts w:hint="eastAsia" w:ascii="宋体" w:hAnsi="宋体" w:eastAsia="宋体" w:cs="宋体"/>
        </w:rPr>
      </w:pPr>
      <w:del w:id="9" w:author="赵博磊" w:date="2026-05-12T17:22:44Z">
        <w:r>
          <w:rPr>
            <w:rFonts w:hint="eastAsia" w:ascii="宋体" w:hAnsi="宋体" w:eastAsia="宋体" w:cs="宋体"/>
          </w:rPr>
          <w:delText>解释变量主要包括消费金额类变量、消费频率类变量、消费结构类变量、时段特征变量、支付方式变量、人口统计变量与问卷变量。例如，月均消费额、日均消费频次、食堂消费占比、夜间消费占比、移动支付占比、周末消费系数、性别、年级、专业、消费观评分和绿色消费倾向评分等，均可作为构建画像和解释趋势变化的重要特征。</w:delText>
        </w:r>
      </w:del>
    </w:p>
    <w:p w14:paraId="3B77D0FB">
      <w:pPr>
        <w:pStyle w:val="25"/>
        <w:spacing w:after="60"/>
        <w:rPr>
          <w:rFonts w:hint="eastAsia" w:ascii="宋体" w:hAnsi="宋体" w:eastAsia="宋体" w:cs="宋体"/>
        </w:rPr>
        <w:pPrChange w:id="10" w:author="赵博磊" w:date="2026-05-12T17:22:54Z">
          <w:pPr>
            <w:pStyle w:val="19"/>
            <w:spacing w:after="60"/>
          </w:pPr>
        </w:pPrChange>
      </w:pPr>
    </w:p>
    <w:p w14:paraId="44FD1FB8">
      <w:pPr>
        <w:pStyle w:val="35"/>
        <w:rPr>
          <w:rFonts w:hint="eastAsia" w:ascii="宋体" w:hAnsi="宋体" w:eastAsia="宋体" w:cs="宋体"/>
        </w:rPr>
      </w:pPr>
      <w:r>
        <w:rPr>
          <w:rFonts w:hint="eastAsia" w:ascii="宋体" w:hAnsi="宋体" w:eastAsia="宋体" w:cs="宋体"/>
        </w:rPr>
        <w:t>4.2.3 控制变量</w:t>
      </w:r>
    </w:p>
    <w:p w14:paraId="798B564F">
      <w:pPr>
        <w:pStyle w:val="25"/>
        <w:rPr>
          <w:del w:id="11" w:author="赵博磊" w:date="2026-05-12T17:30:37Z"/>
          <w:rFonts w:hint="eastAsia" w:ascii="宋体" w:hAnsi="宋体" w:eastAsia="宋体" w:cs="宋体"/>
        </w:rPr>
      </w:pPr>
      <w:ins w:id="12" w:author="赵博磊" w:date="2026-05-12T17:30:37Z">
        <w:r>
          <w:rPr>
            <w:rFonts w:hint="eastAsia" w:ascii="宋体" w:hAnsi="宋体" w:eastAsia="宋体" w:cs="宋体"/>
          </w:rPr>
          <w:t>结合本文数据结构和预测目标，控制变量主要从时间节律和历史消费惯性两个方面构建。时间节律变量包括日期、星期和月内位置等，用于刻画校园消费在不同时间节点上的变化；历史惯性变量包括过去 1 天、2 天、3 天、7 天和 14 天的消费水平，以及 3 日、7 日和 14 日滚动均值与标准差。这类变量能够反映校园消费的短期延续性和周内周期性，为趋势预测提供辅助控制。</w:t>
        </w:r>
      </w:ins>
      <w:del w:id="13" w:author="赵博磊" w:date="2026-05-12T17:30:37Z">
        <w:r>
          <w:rPr>
            <w:rFonts w:hint="eastAsia" w:ascii="宋体" w:hAnsi="宋体" w:eastAsia="宋体" w:cs="宋体"/>
          </w:rPr>
          <w:delText>为减少模型偏误，本文还需设置若干控制变量，如学期阶段、节假日、考试周、物价变化、校园活动密集度以及天气类别等。这些变量虽然不是画像的直接构成要素，但可能显著影响消费趋势变化与场景需求波动。</w:delText>
        </w:r>
      </w:del>
    </w:p>
    <w:p w14:paraId="78EA75F0">
      <w:pPr>
        <w:pStyle w:val="19"/>
        <w:spacing w:after="60"/>
        <w:rPr>
          <w:rFonts w:hint="eastAsia" w:ascii="宋体" w:hAnsi="宋体" w:eastAsia="宋体" w:cs="宋体"/>
        </w:rPr>
      </w:pPr>
    </w:p>
    <w:p w14:paraId="2F88844D">
      <w:pPr>
        <w:pStyle w:val="34"/>
        <w:rPr>
          <w:rFonts w:hint="eastAsia" w:ascii="宋体" w:hAnsi="宋体" w:eastAsia="宋体" w:cs="宋体"/>
        </w:rPr>
      </w:pPr>
      <w:r>
        <w:rPr>
          <w:rFonts w:hint="eastAsia" w:ascii="宋体" w:hAnsi="宋体" w:eastAsia="宋体" w:cs="宋体"/>
        </w:rPr>
        <w:t>4.3 模型构建</w:t>
      </w:r>
    </w:p>
    <w:p w14:paraId="6BE65ABD">
      <w:pPr>
        <w:pStyle w:val="35"/>
        <w:rPr>
          <w:rFonts w:hint="eastAsia" w:ascii="宋体" w:hAnsi="宋体" w:eastAsia="宋体" w:cs="宋体"/>
        </w:rPr>
      </w:pPr>
      <w:r>
        <w:rPr>
          <w:rFonts w:hint="eastAsia" w:ascii="宋体" w:hAnsi="宋体" w:eastAsia="宋体" w:cs="宋体"/>
        </w:rPr>
        <w:t>4.3.1 数据预处理模型</w:t>
      </w:r>
    </w:p>
    <w:p w14:paraId="6AC0282C">
      <w:pPr>
        <w:pStyle w:val="25"/>
        <w:rPr>
          <w:ins w:id="14" w:author="赵博磊" w:date="2026-05-12T17:39:12Z"/>
          <w:rFonts w:hint="eastAsia" w:ascii="宋体" w:hAnsi="宋体" w:eastAsia="宋体" w:cs="宋体"/>
        </w:rPr>
      </w:pPr>
      <w:ins w:id="15" w:author="赵博磊" w:date="2026-05-12T17:39:12Z">
        <w:r>
          <w:rPr>
            <w:rFonts w:hint="eastAsia" w:ascii="宋体" w:hAnsi="宋体" w:eastAsia="宋体" w:cs="宋体"/>
          </w:rPr>
          <w:t>数据预处理包括问卷数据结构化、消费流水清洗、特征构建和标准化四个步骤。</w:t>
        </w:r>
      </w:ins>
    </w:p>
    <w:p w14:paraId="4500733E">
      <w:pPr>
        <w:pStyle w:val="25"/>
        <w:rPr>
          <w:ins w:id="16" w:author="赵博磊" w:date="2026-05-12T17:39:12Z"/>
          <w:rFonts w:hint="eastAsia" w:ascii="宋体" w:hAnsi="宋体" w:eastAsia="宋体" w:cs="宋体"/>
        </w:rPr>
      </w:pPr>
      <w:ins w:id="17" w:author="赵博磊" w:date="2026-05-12T17:39:12Z">
        <w:r>
          <w:rPr>
            <w:rFonts w:hint="eastAsia" w:ascii="宋体" w:hAnsi="宋体" w:eastAsia="宋体" w:cs="宋体"/>
          </w:rPr>
          <w:t>首先，对问卷统计报告进行结构化整理，将问卷题号、题目、题型、选项、小计、比例和有效填写人次整理为表格，作为消费观念与消费偏好的背景数据。</w:t>
        </w:r>
      </w:ins>
    </w:p>
    <w:p w14:paraId="2BC43BB8">
      <w:pPr>
        <w:pStyle w:val="25"/>
        <w:rPr>
          <w:ins w:id="18" w:author="赵博磊" w:date="2026-05-12T17:39:12Z"/>
          <w:rFonts w:hint="eastAsia" w:ascii="宋体" w:hAnsi="宋体" w:eastAsia="宋体" w:cs="宋体"/>
        </w:rPr>
      </w:pPr>
      <w:ins w:id="19" w:author="赵博磊" w:date="2026-05-12T17:39:12Z">
        <w:r>
          <w:rPr>
            <w:rFonts w:hint="eastAsia" w:ascii="宋体" w:hAnsi="宋体" w:eastAsia="宋体" w:cs="宋体"/>
          </w:rPr>
          <w:t>其次，对消费流水进行清洗。具体包括删除无分析意义的索引字段，将日期字段转换为标准日期格式，将交易金额转换为数值型字段，并保留正向消费记录。对于学生身份信息，仅用于样本聚合和特征构建，分析结果中使用匿名编号代替。</w:t>
        </w:r>
      </w:ins>
    </w:p>
    <w:p w14:paraId="519BE177">
      <w:pPr>
        <w:pStyle w:val="25"/>
        <w:rPr>
          <w:ins w:id="20" w:author="赵博磊" w:date="2026-05-12T17:39:12Z"/>
          <w:rFonts w:hint="eastAsia" w:ascii="宋体" w:hAnsi="宋体" w:eastAsia="宋体" w:cs="宋体"/>
        </w:rPr>
      </w:pPr>
      <w:ins w:id="21" w:author="赵博磊" w:date="2026-05-12T17:39:12Z">
        <w:r>
          <w:rPr>
            <w:rFonts w:hint="eastAsia" w:ascii="宋体" w:hAnsi="宋体" w:eastAsia="宋体" w:cs="宋体"/>
          </w:rPr>
          <w:t>再次，在学生层面进行特征聚合，包括消费金额、消费频率、餐次结构、商户类别结构、支付方式和时间分布等指标。</w:t>
        </w:r>
      </w:ins>
    </w:p>
    <w:p w14:paraId="55A5B1DE">
      <w:pPr>
        <w:pStyle w:val="25"/>
        <w:rPr>
          <w:del w:id="22" w:author="赵博磊" w:date="2026-05-12T17:39:12Z"/>
          <w:rFonts w:hint="eastAsia" w:ascii="宋体" w:hAnsi="宋体" w:eastAsia="宋体" w:cs="宋体"/>
        </w:rPr>
      </w:pPr>
      <w:ins w:id="23" w:author="赵博磊" w:date="2026-05-12T17:39:12Z">
        <w:r>
          <w:rPr>
            <w:rFonts w:hint="eastAsia" w:ascii="宋体" w:hAnsi="宋体" w:eastAsia="宋体" w:cs="宋体"/>
          </w:rPr>
          <w:t>最后，在聚类建模前对特征进行标准化处理，以降低不同量纲变量对聚类距离计算的影响。对于消费金额和交易笔数等偏态分布较强的变量，本文采用对数转换后参与聚类，以减弱极端值对模型结果的影响。</w:t>
        </w:r>
      </w:ins>
      <w:del w:id="24" w:author="赵博磊" w:date="2026-05-12T17:39:12Z">
        <w:r>
          <w:rPr>
            <w:rFonts w:hint="eastAsia" w:ascii="宋体" w:hAnsi="宋体" w:eastAsia="宋体" w:cs="宋体"/>
          </w:rPr>
          <w:delText>在建模前，首先需要完成数据清洗与特征构建。数据预处理主要包括缺失值处理、异常值识别、重复记录删除、时间字段拆分、类别编码和数值标准化等步骤。其中，针对消费金额分布偏态较强的问题，可采用对数转换或分位数截尾方式降低极端值影响。对于来自不同系统的商户类型和消费场景，需要构建统一分类字典，以确保后续特征统计口径一致。</w:delText>
        </w:r>
      </w:del>
    </w:p>
    <w:p w14:paraId="096CE347">
      <w:pPr>
        <w:pStyle w:val="19"/>
        <w:spacing w:after="60"/>
        <w:rPr>
          <w:rFonts w:hint="eastAsia" w:ascii="宋体" w:hAnsi="宋体" w:eastAsia="宋体" w:cs="宋体"/>
        </w:rPr>
      </w:pPr>
    </w:p>
    <w:p w14:paraId="2B3B7AD1">
      <w:pPr>
        <w:pStyle w:val="35"/>
        <w:rPr>
          <w:rFonts w:hint="eastAsia" w:ascii="宋体" w:hAnsi="宋体" w:eastAsia="宋体" w:cs="宋体"/>
        </w:rPr>
      </w:pPr>
      <w:r>
        <w:rPr>
          <w:rFonts w:hint="eastAsia" w:ascii="宋体" w:hAnsi="宋体" w:eastAsia="宋体" w:cs="宋体"/>
        </w:rPr>
        <w:t>4.3.2 消费画像聚类模型</w:t>
      </w:r>
    </w:p>
    <w:p w14:paraId="2F7CBAC2">
      <w:pPr>
        <w:pStyle w:val="25"/>
        <w:rPr>
          <w:ins w:id="25" w:author="赵博磊" w:date="2026-05-12T17:55:01Z"/>
          <w:rFonts w:hint="eastAsia" w:ascii="宋体" w:hAnsi="宋体" w:eastAsia="宋体" w:cs="宋体"/>
        </w:rPr>
      </w:pPr>
      <w:ins w:id="26" w:author="赵博磊" w:date="2026-05-12T17:40:42Z">
        <w:r>
          <w:rPr>
            <w:rFonts w:hint="eastAsia" w:ascii="宋体" w:hAnsi="宋体" w:eastAsia="宋体" w:cs="宋体"/>
          </w:rPr>
          <w:t xml:space="preserve">本文以 KMeans++ 作为消费画像聚类模型。与普通 KMeans 相比，KMeans++ 在初始聚类中心选择上更加稳定，有助于降低随机初始化带来的聚类波动。KMeans 聚类的基本目标是将样本划分为若干内部相似、外部差异较大的群体。设样本集合为 </w:t>
        </w:r>
      </w:ins>
      <m:oMath>
        <w:ins w:id="27" w:author="赵博磊" w:date="2026-05-12T17:54:10Z">
          <m:r>
            <m:rPr/>
            <w:rPr>
              <w:rFonts w:hint="default" w:ascii="Cambria Math" w:hAnsi="Cambria Math"/>
            </w:rPr>
            <m:t>X={</m:t>
          </m:r>
        </w:ins>
        <m:sSub>
          <m:sSubPr>
            <m:ctrlPr>
              <w:ins w:id="28" w:author="赵博磊" w:date="2026-05-12T17:54:10Z">
                <w:rPr>
                  <w:rFonts w:hint="default" w:ascii="Cambria Math" w:hAnsi="Cambria Math"/>
                </w:rPr>
              </w:ins>
            </m:ctrlPr>
          </m:sSubPr>
          <m:e>
            <w:ins w:id="29" w:author="赵博磊" w:date="2026-05-12T17:54:10Z">
              <m:r>
                <m:rPr/>
                <w:rPr>
                  <w:rFonts w:hint="default" w:ascii="Cambria Math" w:hAnsi="Cambria Math"/>
                </w:rPr>
                <m:t>x</m:t>
              </m:r>
            </w:ins>
            <m:ctrlPr>
              <w:ins w:id="30" w:author="赵博磊" w:date="2026-05-12T17:54:10Z">
                <w:rPr>
                  <w:rFonts w:ascii="Cambria Math" w:hAnsi="Cambria Math"/>
                </w:rPr>
              </w:ins>
            </m:ctrlPr>
          </m:e>
          <m:sub>
            <w:ins w:id="31" w:author="赵博磊" w:date="2026-05-12T17:54:10Z">
              <m:r>
                <m:rPr/>
                <w:rPr>
                  <w:rFonts w:hint="default" w:ascii="Cambria Math" w:hAnsi="Cambria Math"/>
                </w:rPr>
                <m:t>1</m:t>
              </m:r>
            </w:ins>
            <m:ctrlPr>
              <w:ins w:id="32" w:author="赵博磊" w:date="2026-05-12T17:54:10Z">
                <w:rPr>
                  <w:rFonts w:ascii="Cambria Math" w:hAnsi="Cambria Math"/>
                </w:rPr>
              </w:ins>
            </m:ctrlPr>
          </m:sub>
        </m:sSub>
        <w:ins w:id="33" w:author="赵博磊" w:date="2026-05-12T17:54:10Z">
          <m:r>
            <m:rPr/>
            <w:rPr>
              <w:rFonts w:hint="default" w:ascii="Cambria Math" w:hAnsi="Cambria Math"/>
            </w:rPr>
            <m:t>,</m:t>
          </m:r>
        </w:ins>
        <m:sSub>
          <m:sSubPr>
            <m:ctrlPr>
              <w:ins w:id="34" w:author="赵博磊" w:date="2026-05-12T17:54:10Z">
                <w:rPr>
                  <w:rFonts w:hint="default" w:ascii="Cambria Math" w:hAnsi="Cambria Math"/>
                </w:rPr>
              </w:ins>
            </m:ctrlPr>
          </m:sSubPr>
          <m:e>
            <w:ins w:id="35" w:author="赵博磊" w:date="2026-05-12T17:54:10Z">
              <m:r>
                <m:rPr/>
                <w:rPr>
                  <w:rFonts w:hint="default" w:ascii="Cambria Math" w:hAnsi="Cambria Math"/>
                </w:rPr>
                <m:t>x</m:t>
              </m:r>
            </w:ins>
            <m:ctrlPr>
              <w:ins w:id="36" w:author="赵博磊" w:date="2026-05-12T17:54:10Z">
                <w:rPr>
                  <w:rFonts w:ascii="Cambria Math" w:hAnsi="Cambria Math"/>
                </w:rPr>
              </w:ins>
            </m:ctrlPr>
          </m:e>
          <m:sub>
            <w:ins w:id="37" w:author="赵博磊" w:date="2026-05-12T17:54:10Z">
              <m:r>
                <m:rPr/>
                <w:rPr>
                  <w:rFonts w:hint="default" w:ascii="Cambria Math" w:hAnsi="Cambria Math"/>
                </w:rPr>
                <m:t>2</m:t>
              </m:r>
            </w:ins>
            <m:ctrlPr>
              <w:ins w:id="38" w:author="赵博磊" w:date="2026-05-12T17:54:10Z">
                <w:rPr>
                  <w:rFonts w:ascii="Cambria Math" w:hAnsi="Cambria Math"/>
                </w:rPr>
              </w:ins>
            </m:ctrlPr>
          </m:sub>
        </m:sSub>
        <w:ins w:id="39" w:author="赵博磊" w:date="2026-05-12T17:54:10Z">
          <m:r>
            <m:rPr/>
            <w:rPr>
              <w:rFonts w:hint="default" w:ascii="Cambria Math" w:hAnsi="Cambria Math"/>
            </w:rPr>
            <m:t>,…,</m:t>
          </m:r>
        </w:ins>
        <m:sSub>
          <m:sSubPr>
            <m:ctrlPr>
              <w:ins w:id="40" w:author="赵博磊" w:date="2026-05-12T17:54:10Z">
                <w:rPr>
                  <w:rFonts w:hint="default" w:ascii="Cambria Math" w:hAnsi="Cambria Math"/>
                </w:rPr>
              </w:ins>
            </m:ctrlPr>
          </m:sSubPr>
          <m:e>
            <w:ins w:id="41" w:author="赵博磊" w:date="2026-05-12T17:54:10Z">
              <m:r>
                <m:rPr/>
                <w:rPr>
                  <w:rFonts w:hint="default" w:ascii="Cambria Math" w:hAnsi="Cambria Math"/>
                </w:rPr>
                <m:t>x</m:t>
              </m:r>
            </w:ins>
            <m:ctrlPr>
              <w:ins w:id="42" w:author="赵博磊" w:date="2026-05-12T17:54:10Z">
                <w:rPr>
                  <w:rFonts w:ascii="Cambria Math" w:hAnsi="Cambria Math"/>
                </w:rPr>
              </w:ins>
            </m:ctrlPr>
          </m:e>
          <m:sub>
            <w:ins w:id="43" w:author="赵博磊" w:date="2026-05-12T17:54:10Z">
              <m:r>
                <m:rPr/>
                <w:rPr>
                  <w:rFonts w:hint="default" w:ascii="Cambria Math" w:hAnsi="Cambria Math"/>
                </w:rPr>
                <m:t>n</m:t>
              </m:r>
            </w:ins>
            <m:ctrlPr>
              <w:ins w:id="44" w:author="赵博磊" w:date="2026-05-12T17:54:10Z">
                <w:rPr>
                  <w:rFonts w:ascii="Cambria Math" w:hAnsi="Cambria Math"/>
                </w:rPr>
              </w:ins>
            </m:ctrlPr>
          </m:sub>
        </m:sSub>
        <w:ins w:id="45" w:author="赵博磊" w:date="2026-05-12T17:54:10Z">
          <m:r>
            <m:rPr/>
            <w:rPr>
              <w:rFonts w:hint="default" w:ascii="Cambria Math" w:hAnsi="Cambria Math"/>
            </w:rPr>
            <m:t>}</m:t>
          </m:r>
        </w:ins>
      </m:oMath>
      <w:ins w:id="46" w:author="赵博磊" w:date="2026-05-12T17:40:42Z">
        <w:r>
          <w:rPr>
            <w:rFonts w:hint="eastAsia" w:ascii="宋体" w:hAnsi="宋体" w:eastAsia="宋体" w:cs="宋体"/>
          </w:rPr>
          <w:t xml:space="preserve">，聚类中心为 </w:t>
        </w:r>
      </w:ins>
      <m:oMath>
        <m:sSub>
          <m:sSubPr>
            <m:ctrlPr>
              <w:ins w:id="47" w:author="赵博磊" w:date="2026-05-12T17:54:31Z">
                <w:rPr>
                  <w:rFonts w:hint="default" w:ascii="Cambria Math" w:hAnsi="Cambria Math"/>
                </w:rPr>
              </w:ins>
            </m:ctrlPr>
          </m:sSubPr>
          <m:e>
            <w:ins w:id="48" w:author="赵博磊" w:date="2026-05-12T17:54:31Z">
              <m:r>
                <m:rPr/>
                <w:rPr>
                  <w:rFonts w:hint="default" w:ascii="Cambria Math" w:hAnsi="Cambria Math"/>
                </w:rPr>
                <m:t>μ</m:t>
              </m:r>
            </w:ins>
            <m:ctrlPr>
              <w:ins w:id="49" w:author="赵博磊" w:date="2026-05-12T17:54:31Z">
                <w:rPr>
                  <w:rFonts w:ascii="Cambria Math" w:hAnsi="Cambria Math"/>
                </w:rPr>
              </w:ins>
            </m:ctrlPr>
          </m:e>
          <m:sub>
            <w:ins w:id="50" w:author="赵博磊" w:date="2026-05-12T17:54:31Z">
              <m:r>
                <m:rPr/>
                <w:rPr>
                  <w:rFonts w:hint="default" w:ascii="Cambria Math" w:hAnsi="Cambria Math"/>
                </w:rPr>
                <m:t>1</m:t>
              </m:r>
            </w:ins>
            <m:ctrlPr>
              <w:ins w:id="51" w:author="赵博磊" w:date="2026-05-12T17:54:31Z">
                <w:rPr>
                  <w:rFonts w:ascii="Cambria Math" w:hAnsi="Cambria Math"/>
                </w:rPr>
              </w:ins>
            </m:ctrlPr>
          </m:sub>
        </m:sSub>
        <w:ins w:id="52" w:author="赵博磊" w:date="2026-05-12T17:54:31Z">
          <m:r>
            <m:rPr/>
            <w:rPr>
              <w:rFonts w:hint="default" w:ascii="Cambria Math" w:hAnsi="Cambria Math"/>
            </w:rPr>
            <m:t>,</m:t>
          </m:r>
        </w:ins>
        <m:sSub>
          <m:sSubPr>
            <m:ctrlPr>
              <w:ins w:id="53" w:author="赵博磊" w:date="2026-05-12T17:54:31Z">
                <w:rPr>
                  <w:rFonts w:hint="default" w:ascii="Cambria Math" w:hAnsi="Cambria Math"/>
                </w:rPr>
              </w:ins>
            </m:ctrlPr>
          </m:sSubPr>
          <m:e>
            <w:ins w:id="54" w:author="赵博磊" w:date="2026-05-12T17:54:31Z">
              <m:r>
                <m:rPr/>
                <w:rPr>
                  <w:rFonts w:hint="default" w:ascii="Cambria Math" w:hAnsi="Cambria Math"/>
                </w:rPr>
                <m:t>μ</m:t>
              </m:r>
            </w:ins>
            <m:ctrlPr>
              <w:ins w:id="55" w:author="赵博磊" w:date="2026-05-12T17:54:31Z">
                <w:rPr>
                  <w:rFonts w:ascii="Cambria Math" w:hAnsi="Cambria Math"/>
                </w:rPr>
              </w:ins>
            </m:ctrlPr>
          </m:e>
          <m:sub>
            <w:ins w:id="56" w:author="赵博磊" w:date="2026-05-12T17:54:31Z">
              <m:r>
                <m:rPr/>
                <w:rPr>
                  <w:rFonts w:hint="default" w:ascii="Cambria Math" w:hAnsi="Cambria Math"/>
                </w:rPr>
                <m:t>2</m:t>
              </m:r>
            </w:ins>
            <m:ctrlPr>
              <w:ins w:id="57" w:author="赵博磊" w:date="2026-05-12T17:54:31Z">
                <w:rPr>
                  <w:rFonts w:ascii="Cambria Math" w:hAnsi="Cambria Math"/>
                </w:rPr>
              </w:ins>
            </m:ctrlPr>
          </m:sub>
        </m:sSub>
        <w:ins w:id="58" w:author="赵博磊" w:date="2026-05-12T17:54:31Z">
          <m:r>
            <m:rPr/>
            <w:rPr>
              <w:rFonts w:hint="default" w:ascii="Cambria Math" w:hAnsi="Cambria Math"/>
            </w:rPr>
            <m:t>,…,</m:t>
          </m:r>
        </w:ins>
        <m:sSub>
          <m:sSubPr>
            <m:ctrlPr>
              <w:ins w:id="59" w:author="赵博磊" w:date="2026-05-12T17:54:31Z">
                <w:rPr>
                  <w:rFonts w:hint="default" w:ascii="Cambria Math" w:hAnsi="Cambria Math"/>
                </w:rPr>
              </w:ins>
            </m:ctrlPr>
          </m:sSubPr>
          <m:e>
            <w:ins w:id="60" w:author="赵博磊" w:date="2026-05-12T17:54:31Z">
              <m:r>
                <m:rPr/>
                <w:rPr>
                  <w:rFonts w:hint="default" w:ascii="Cambria Math" w:hAnsi="Cambria Math"/>
                </w:rPr>
                <m:t>μ</m:t>
              </m:r>
            </w:ins>
            <m:ctrlPr>
              <w:ins w:id="61" w:author="赵博磊" w:date="2026-05-12T17:54:31Z">
                <w:rPr>
                  <w:rFonts w:ascii="Cambria Math" w:hAnsi="Cambria Math"/>
                </w:rPr>
              </w:ins>
            </m:ctrlPr>
          </m:e>
          <m:sub>
            <w:ins w:id="62" w:author="赵博磊" w:date="2026-05-12T17:54:31Z">
              <m:r>
                <m:rPr/>
                <w:rPr>
                  <w:rFonts w:hint="default" w:ascii="Cambria Math" w:hAnsi="Cambria Math"/>
                </w:rPr>
                <m:t>k</m:t>
              </m:r>
            </w:ins>
            <m:ctrlPr>
              <w:ins w:id="63" w:author="赵博磊" w:date="2026-05-12T17:54:31Z">
                <w:rPr>
                  <w:rFonts w:ascii="Cambria Math" w:hAnsi="Cambria Math"/>
                </w:rPr>
              </w:ins>
            </m:ctrlPr>
          </m:sub>
        </m:sSub>
      </m:oMath>
      <w:ins w:id="64" w:author="赵博磊" w:date="2026-05-12T17:40:42Z">
        <w:r>
          <w:rPr>
            <w:rFonts w:hint="eastAsia" w:ascii="宋体" w:hAnsi="宋体" w:eastAsia="宋体" w:cs="宋体"/>
          </w:rPr>
          <w:t>，则目标函数为：</w:t>
        </w:r>
      </w:ins>
    </w:p>
    <w:p w14:paraId="0DFCCCEC">
      <w:pPr>
        <w:pStyle w:val="25"/>
        <w:rPr>
          <w:del w:id="65" w:author="赵博磊" w:date="2026-05-12T17:40:42Z"/>
          <w:rFonts w:hint="eastAsia" w:ascii="宋体" w:hAnsi="宋体" w:eastAsia="宋体" w:cs="宋体"/>
        </w:rPr>
      </w:pPr>
      <m:oMathPara>
        <m:oMath>
          <w:ins w:id="66" w:author="赵博磊" w:date="2026-05-12T17:55:08Z">
            <m:r>
              <m:rPr/>
              <w:rPr>
                <w:rFonts w:hint="default" w:ascii="Cambria Math" w:hAnsi="Cambria Math"/>
              </w:rPr>
              <m:t>J=</m:t>
            </m:r>
          </w:ins>
          <m:nary>
            <m:naryPr>
              <m:chr m:val="∑"/>
              <m:limLoc m:val="subSup"/>
              <m:ctrlPr>
                <w:ins w:id="67" w:author="赵博磊" w:date="2026-05-12T17:55:08Z">
                  <w:rPr>
                    <w:rFonts w:hint="default" w:ascii="Cambria Math" w:hAnsi="Cambria Math"/>
                  </w:rPr>
                </w:ins>
              </m:ctrlPr>
            </m:naryPr>
            <m:sub>
              <w:ins w:id="68" w:author="赵博磊" w:date="2026-05-12T17:55:08Z">
                <m:r>
                  <m:rPr/>
                  <w:rPr>
                    <w:rFonts w:hint="default" w:ascii="Cambria Math" w:hAnsi="Cambria Math"/>
                  </w:rPr>
                  <m:t>i=1</m:t>
                </m:r>
              </w:ins>
              <m:ctrlPr>
                <w:ins w:id="69" w:author="赵博磊" w:date="2026-05-12T17:55:08Z">
                  <w:rPr>
                    <w:rFonts w:ascii="Cambria Math" w:hAnsi="Cambria Math"/>
                  </w:rPr>
                </w:ins>
              </m:ctrlPr>
            </m:sub>
            <m:sup>
              <w:ins w:id="70" w:author="赵博磊" w:date="2026-05-12T17:55:08Z">
                <m:r>
                  <m:rPr/>
                  <w:rPr>
                    <w:rFonts w:hint="default" w:ascii="Cambria Math" w:hAnsi="Cambria Math"/>
                  </w:rPr>
                  <m:t>k</m:t>
                </m:r>
              </w:ins>
              <m:ctrlPr>
                <w:ins w:id="71" w:author="赵博磊" w:date="2026-05-12T17:55:08Z">
                  <w:rPr>
                    <w:rFonts w:ascii="Cambria Math" w:hAnsi="Cambria Math"/>
                  </w:rPr>
                </w:ins>
              </m:ctrlPr>
            </m:sup>
            <m:e>
              <m:nary>
                <m:naryPr>
                  <m:chr m:val="∑"/>
                  <m:limLoc m:val="subSup"/>
                  <m:supHide m:val="1"/>
                  <m:ctrlPr>
                    <w:ins w:id="72" w:author="赵博磊" w:date="2026-05-12T17:55:08Z">
                      <w:rPr>
                        <w:rFonts w:hint="default" w:ascii="Cambria Math" w:hAnsi="Cambria Math"/>
                      </w:rPr>
                    </w:ins>
                  </m:ctrlPr>
                </m:naryPr>
                <m:sub>
                  <w:ins w:id="73" w:author="赵博磊" w:date="2026-05-12T17:55:08Z">
                    <m:r>
                      <m:rPr/>
                      <w:rPr>
                        <w:rFonts w:hint="default" w:ascii="Cambria Math" w:hAnsi="Cambria Math"/>
                      </w:rPr>
                      <m:t>x∈</m:t>
                    </m:r>
                  </w:ins>
                  <m:sSub>
                    <m:sSubPr>
                      <m:ctrlPr>
                        <w:ins w:id="74" w:author="赵博磊" w:date="2026-05-12T17:55:08Z">
                          <w:rPr>
                            <w:rFonts w:hint="default" w:ascii="Cambria Math" w:hAnsi="Cambria Math"/>
                          </w:rPr>
                        </w:ins>
                      </m:ctrlPr>
                    </m:sSubPr>
                    <m:e>
                      <w:ins w:id="75" w:author="赵博磊" w:date="2026-05-12T17:55:08Z">
                        <m:r>
                          <m:rPr/>
                          <w:rPr>
                            <w:rFonts w:hint="default" w:ascii="Cambria Math" w:hAnsi="Cambria Math"/>
                          </w:rPr>
                          <m:t>C</m:t>
                        </m:r>
                      </w:ins>
                      <m:ctrlPr>
                        <w:ins w:id="76" w:author="赵博磊" w:date="2026-05-12T17:55:08Z">
                          <w:rPr>
                            <w:rFonts w:ascii="Cambria Math" w:hAnsi="Cambria Math"/>
                          </w:rPr>
                        </w:ins>
                      </m:ctrlPr>
                    </m:e>
                    <m:sub>
                      <w:ins w:id="77" w:author="赵博磊" w:date="2026-05-12T17:55:08Z">
                        <m:r>
                          <m:rPr/>
                          <w:rPr>
                            <w:rFonts w:hint="default" w:ascii="Cambria Math" w:hAnsi="Cambria Math"/>
                          </w:rPr>
                          <m:t>i</m:t>
                        </m:r>
                      </w:ins>
                      <m:ctrlPr>
                        <w:ins w:id="78" w:author="赵博磊" w:date="2026-05-12T17:55:08Z">
                          <w:rPr>
                            <w:rFonts w:ascii="Cambria Math" w:hAnsi="Cambria Math"/>
                          </w:rPr>
                        </w:ins>
                      </m:ctrlPr>
                    </m:sub>
                  </m:sSub>
                  <m:ctrlPr>
                    <w:ins w:id="79" w:author="赵博磊" w:date="2026-05-12T17:55:08Z">
                      <w:rPr>
                        <w:rFonts w:hint="default" w:ascii="Cambria Math" w:hAnsi="Cambria Math"/>
                      </w:rPr>
                    </w:ins>
                  </m:ctrlPr>
                </m:sub>
                <m:sup>
                  <m:ctrlPr>
                    <w:ins w:id="80" w:author="赵博磊" w:date="2026-05-12T17:55:08Z">
                      <w:rPr>
                        <w:rFonts w:hint="default" w:ascii="Cambria Math" w:hAnsi="Cambria Math"/>
                      </w:rPr>
                    </w:ins>
                  </m:ctrlPr>
                </m:sup>
                <m:e>
                  <m:sSup>
                    <m:sSupPr>
                      <m:ctrlPr>
                        <w:ins w:id="81" w:author="赵博磊" w:date="2026-05-12T17:55:29Z">
                          <w:rPr>
                            <w:rFonts w:hint="default" w:ascii="Cambria Math" w:hAnsi="Cambria Math"/>
                          </w:rPr>
                        </w:ins>
                      </m:ctrlPr>
                    </m:sSupPr>
                    <m:e>
                      <m:d>
                        <m:dPr>
                          <m:begChr m:val="‖"/>
                          <m:endChr m:val="‖"/>
                          <m:ctrlPr>
                            <w:ins w:id="82" w:author="赵博磊" w:date="2026-05-12T17:55:29Z">
                              <w:rPr>
                                <w:rFonts w:hint="default" w:ascii="Cambria Math" w:hAnsi="Cambria Math"/>
                              </w:rPr>
                            </w:ins>
                          </m:ctrlPr>
                        </m:dPr>
                        <m:e>
                          <w:ins w:id="83" w:author="赵博磊" w:date="2026-05-12T17:55:29Z">
                            <m:r>
                              <m:rPr/>
                              <w:rPr>
                                <w:rFonts w:hint="default" w:ascii="Cambria Math" w:hAnsi="Cambria Math"/>
                              </w:rPr>
                              <m:t>x−</m:t>
                            </m:r>
                          </w:ins>
                          <m:sSub>
                            <m:sSubPr>
                              <m:ctrlPr>
                                <w:ins w:id="84" w:author="赵博磊" w:date="2026-05-12T17:55:29Z">
                                  <w:rPr>
                                    <w:rFonts w:hint="default" w:ascii="Cambria Math" w:hAnsi="Cambria Math"/>
                                  </w:rPr>
                                </w:ins>
                              </m:ctrlPr>
                            </m:sSubPr>
                            <m:e>
                              <w:ins w:id="85" w:author="赵博磊" w:date="2026-05-12T17:55:29Z">
                                <m:r>
                                  <m:rPr/>
                                  <w:rPr>
                                    <w:rFonts w:hint="default" w:ascii="Cambria Math" w:hAnsi="Cambria Math"/>
                                  </w:rPr>
                                  <m:t>μ</m:t>
                                </m:r>
                              </w:ins>
                              <m:ctrlPr>
                                <w:ins w:id="86" w:author="赵博磊" w:date="2026-05-12T17:55:29Z">
                                  <w:rPr>
                                    <w:rFonts w:ascii="Cambria Math" w:hAnsi="Cambria Math"/>
                                  </w:rPr>
                                </w:ins>
                              </m:ctrlPr>
                            </m:e>
                            <m:sub>
                              <w:ins w:id="87" w:author="赵博磊" w:date="2026-05-12T17:55:29Z">
                                <m:r>
                                  <m:rPr/>
                                  <w:rPr>
                                    <w:rFonts w:hint="default" w:ascii="Cambria Math" w:hAnsi="Cambria Math"/>
                                  </w:rPr>
                                  <m:t>i</m:t>
                                </m:r>
                              </w:ins>
                              <m:ctrlPr>
                                <w:ins w:id="88" w:author="赵博磊" w:date="2026-05-12T17:55:29Z">
                                  <w:rPr>
                                    <w:rFonts w:ascii="Cambria Math" w:hAnsi="Cambria Math"/>
                                  </w:rPr>
                                </w:ins>
                              </m:ctrlPr>
                            </m:sub>
                          </m:sSub>
                          <m:ctrlPr>
                            <w:ins w:id="89" w:author="赵博磊" w:date="2026-05-12T17:55:29Z">
                              <w:rPr>
                                <w:rFonts w:hint="default" w:ascii="Cambria Math" w:hAnsi="Cambria Math"/>
                              </w:rPr>
                            </w:ins>
                          </m:ctrlPr>
                        </m:e>
                      </m:d>
                      <m:ctrlPr>
                        <w:ins w:id="90" w:author="赵博磊" w:date="2026-05-12T17:55:29Z">
                          <w:rPr>
                            <w:rFonts w:hint="default" w:ascii="Cambria Math" w:hAnsi="Cambria Math"/>
                          </w:rPr>
                        </w:ins>
                      </m:ctrlPr>
                    </m:e>
                    <m:sup>
                      <w:ins w:id="91" w:author="赵博磊" w:date="2026-05-12T17:55:29Z">
                        <m:r>
                          <m:rPr/>
                          <w:rPr>
                            <w:rFonts w:hint="default" w:ascii="Cambria Math" w:hAnsi="Cambria Math"/>
                          </w:rPr>
                          <m:t>2</m:t>
                        </m:r>
                      </w:ins>
                      <m:ctrlPr>
                        <w:ins w:id="92" w:author="赵博磊" w:date="2026-05-12T17:55:29Z">
                          <w:rPr>
                            <w:rFonts w:hint="default" w:ascii="Cambria Math" w:hAnsi="Cambria Math"/>
                          </w:rPr>
                        </w:ins>
                      </m:ctrlPr>
                    </m:sup>
                  </m:sSup>
                  <m:ctrlPr>
                    <w:ins w:id="93" w:author="赵博磊" w:date="2026-05-12T17:55:08Z">
                      <w:rPr>
                        <w:rFonts w:hint="default" w:ascii="Cambria Math" w:hAnsi="Cambria Math"/>
                      </w:rPr>
                    </w:ins>
                  </m:ctrlPr>
                </m:e>
              </m:nary>
              <m:ctrlPr>
                <w:ins w:id="94" w:author="赵博磊" w:date="2026-05-12T17:55:08Z">
                  <w:rPr>
                    <w:rFonts w:hint="default" w:ascii="Cambria Math" w:hAnsi="Cambria Math"/>
                  </w:rPr>
                </w:ins>
              </m:ctrlPr>
            </m:e>
          </m:nary>
        </m:oMath>
      </m:oMathPara>
      <w:ins w:id="95" w:author="赵博磊" w:date="2026-05-12T17:55:08Z">
        <w:r>
          <w:rPr>
            <w:rFonts w:hint="default" w:ascii="Cambria Math" w:hAnsi="Cambria Math"/>
          </w:rPr>
          <w:br w:type="textWrapping"/>
        </w:r>
      </w:ins>
      <w:del w:id="96" w:author="赵博磊" w:date="2026-05-12T17:40:42Z">
        <w:r>
          <w:rPr>
            <w:rFonts w:hint="eastAsia" w:ascii="宋体" w:hAnsi="宋体" w:eastAsia="宋体" w:cs="宋体"/>
          </w:rPr>
          <w:delText>在消费画像构建方面，本文以 k-means 聚类为基础模型，并在条件允许时引入改进型聚类方案作为对照。其基本目标是将样本划分为若干内部相似、外部差异较大的群体。k-means 的目标函数可表示为：</w:delText>
        </w:r>
      </w:del>
    </w:p>
    <w:p w14:paraId="07C2FDDE">
      <w:pPr>
        <w:pStyle w:val="25"/>
        <w:spacing w:after="60"/>
        <w:rPr>
          <w:ins w:id="98" w:author="赵博磊" w:date="2026-05-12T17:54:42Z"/>
          <w:rFonts w:hint="eastAsia" w:ascii="宋体" w:hAnsi="宋体" w:eastAsia="宋体" w:cs="宋体"/>
        </w:rPr>
        <w:pPrChange w:id="97" w:author="赵博磊" w:date="2026-05-12T17:40:49Z">
          <w:pPr>
            <w:pStyle w:val="19"/>
            <w:spacing w:after="60"/>
          </w:pPr>
        </w:pPrChange>
      </w:pPr>
      <w:ins w:id="99" w:author="赵博磊" w:date="2026-05-12T17:55:52Z">
        <w:r>
          <w:rPr>
            <w:rFonts w:hint="eastAsia" w:ascii="宋体" w:hAnsi="宋体" w:eastAsia="宋体" w:cs="宋体"/>
          </w:rPr>
          <w:t>其中，</w:t>
        </w:r>
      </w:ins>
      <m:oMath>
        <m:sSub>
          <m:sSubPr>
            <m:ctrlPr>
              <w:ins w:id="100" w:author="赵博磊" w:date="2026-05-12T17:56:02Z">
                <w:rPr>
                  <w:rFonts w:hint="default" w:ascii="Cambria Math" w:hAnsi="Cambria Math"/>
                </w:rPr>
              </w:ins>
            </m:ctrlPr>
          </m:sSubPr>
          <m:e>
            <w:ins w:id="101" w:author="赵博磊" w:date="2026-05-12T17:56:02Z">
              <m:r>
                <m:rPr/>
                <w:rPr>
                  <w:rFonts w:hint="default" w:ascii="Cambria Math" w:hAnsi="Cambria Math"/>
                </w:rPr>
                <m:t>C</m:t>
              </m:r>
            </w:ins>
            <m:ctrlPr>
              <w:ins w:id="102" w:author="赵博磊" w:date="2026-05-12T17:56:02Z">
                <w:rPr>
                  <w:rFonts w:ascii="Cambria Math" w:hAnsi="Cambria Math"/>
                </w:rPr>
              </w:ins>
            </m:ctrlPr>
          </m:e>
          <m:sub>
            <w:ins w:id="103" w:author="赵博磊" w:date="2026-05-12T17:56:02Z">
              <m:r>
                <m:rPr/>
                <w:rPr>
                  <w:rFonts w:hint="default" w:ascii="Cambria Math" w:hAnsi="Cambria Math"/>
                </w:rPr>
                <m:t>i</m:t>
              </m:r>
            </w:ins>
            <m:ctrlPr>
              <w:ins w:id="104" w:author="赵博磊" w:date="2026-05-12T17:56:02Z">
                <w:rPr>
                  <w:rFonts w:ascii="Cambria Math" w:hAnsi="Cambria Math"/>
                </w:rPr>
              </w:ins>
            </m:ctrlPr>
          </m:sub>
        </m:sSub>
      </m:oMath>
      <w:ins w:id="105" w:author="赵博磊" w:date="2026-05-12T17:55:52Z">
        <w:r>
          <w:rPr>
            <w:rFonts w:hint="eastAsia" w:ascii="宋体" w:hAnsi="宋体" w:eastAsia="宋体" w:cs="宋体"/>
          </w:rPr>
          <w:t xml:space="preserve"> 表示第 i 个聚类，</w:t>
        </w:r>
      </w:ins>
      <m:oMath>
        <m:sSub>
          <m:sSubPr>
            <m:ctrlPr>
              <w:ins w:id="106" w:author="赵博磊" w:date="2026-05-12T17:56:12Z">
                <w:rPr>
                  <w:rFonts w:hint="default" w:ascii="Cambria Math" w:hAnsi="Cambria Math"/>
                </w:rPr>
              </w:ins>
            </m:ctrlPr>
          </m:sSubPr>
          <m:e>
            <w:ins w:id="107" w:author="赵博磊" w:date="2026-05-12T17:56:12Z">
              <m:r>
                <m:rPr/>
                <w:rPr>
                  <w:rFonts w:hint="default" w:ascii="Cambria Math" w:hAnsi="Cambria Math"/>
                </w:rPr>
                <m:t>μ</m:t>
              </m:r>
            </w:ins>
            <m:ctrlPr>
              <w:ins w:id="108" w:author="赵博磊" w:date="2026-05-12T17:56:12Z">
                <w:rPr>
                  <w:rFonts w:ascii="Cambria Math" w:hAnsi="Cambria Math"/>
                </w:rPr>
              </w:ins>
            </m:ctrlPr>
          </m:e>
          <m:sub>
            <w:ins w:id="109" w:author="赵博磊" w:date="2026-05-12T17:56:12Z">
              <m:r>
                <m:rPr/>
                <w:rPr>
                  <w:rFonts w:hint="default" w:ascii="Cambria Math" w:hAnsi="Cambria Math"/>
                </w:rPr>
                <m:t>i</m:t>
              </m:r>
            </w:ins>
            <m:ctrlPr>
              <w:ins w:id="110" w:author="赵博磊" w:date="2026-05-12T17:56:12Z">
                <w:rPr>
                  <w:rFonts w:ascii="Cambria Math" w:hAnsi="Cambria Math"/>
                </w:rPr>
              </w:ins>
            </m:ctrlPr>
          </m:sub>
        </m:sSub>
      </m:oMath>
      <w:ins w:id="111" w:author="赵博磊" w:date="2026-05-12T17:55:52Z">
        <w:r>
          <w:rPr>
            <w:rFonts w:hint="eastAsia" w:ascii="宋体" w:hAnsi="宋体" w:eastAsia="宋体" w:cs="宋体"/>
          </w:rPr>
          <w:t xml:space="preserve"> 表示该类中心。目标函数越小，说明类内样本越接近。</w:t>
        </w:r>
      </w:ins>
    </w:p>
    <w:p w14:paraId="064DFECF">
      <w:pPr>
        <w:pStyle w:val="25"/>
        <w:spacing w:after="60"/>
        <w:rPr>
          <w:del w:id="113" w:author="赵博磊" w:date="2026-05-12T17:54:42Z"/>
          <w:rFonts w:hint="eastAsia" w:ascii="宋体" w:hAnsi="宋体" w:eastAsia="宋体" w:cs="宋体"/>
        </w:rPr>
        <w:pPrChange w:id="112" w:author="赵博磊" w:date="2026-05-12T17:40:49Z">
          <w:pPr>
            <w:pStyle w:val="19"/>
            <w:spacing w:after="60"/>
          </w:pPr>
        </w:pPrChange>
      </w:pPr>
    </w:p>
    <w:p w14:paraId="019D4D9D">
      <w:pPr>
        <w:pStyle w:val="22"/>
        <w:ind w:left="0"/>
        <w:rPr>
          <w:del w:id="115" w:author="赵博磊" w:date="2026-05-12T17:54:39Z"/>
          <w:rFonts w:hint="eastAsia" w:ascii="宋体" w:hAnsi="宋体" w:eastAsia="宋体" w:cs="宋体"/>
        </w:rPr>
        <w:pPrChange w:id="114" w:author="赵博磊" w:date="2026-05-12T17:54:40Z">
          <w:pPr>
            <w:pStyle w:val="22"/>
          </w:pPr>
        </w:pPrChange>
      </w:pPr>
      <w:del w:id="116" w:author="赵博磊" w:date="2026-05-12T17:54:39Z">
        <w:r>
          <w:rPr>
            <w:rFonts w:hint="eastAsia" w:ascii="宋体" w:hAnsi="宋体" w:eastAsia="宋体" w:cs="宋体"/>
          </w:rPr>
          <w:delText>令样本集合为 (X={x_1,x_2,\dots,x_n})，聚类中心为 (\mu_1,\mu_2,\dots,\mu_k)，则目标是最小化类内平方误差和：</w:delText>
        </w:r>
      </w:del>
    </w:p>
    <w:p w14:paraId="0EDE5FB6">
      <w:pPr>
        <w:pStyle w:val="19"/>
        <w:spacing w:after="60"/>
        <w:rPr>
          <w:del w:id="117" w:author="赵博磊" w:date="2026-05-12T17:54:39Z"/>
          <w:rFonts w:hint="eastAsia" w:ascii="宋体" w:hAnsi="宋体" w:eastAsia="宋体" w:cs="宋体"/>
        </w:rPr>
      </w:pPr>
    </w:p>
    <w:p w14:paraId="3493927A">
      <w:pPr>
        <w:pStyle w:val="22"/>
        <w:rPr>
          <w:del w:id="118" w:author="赵博磊" w:date="2026-05-12T17:54:39Z"/>
          <w:rFonts w:hint="eastAsia" w:ascii="宋体" w:hAnsi="宋体" w:eastAsia="宋体" w:cs="宋体"/>
        </w:rPr>
      </w:pPr>
      <w:del w:id="119" w:author="赵博磊" w:date="2026-05-12T17:54:39Z">
        <w:r>
          <w:rPr>
            <w:rFonts w:hint="eastAsia" w:ascii="宋体" w:hAnsi="宋体" w:eastAsia="宋体" w:cs="宋体"/>
          </w:rPr>
          <w:delText>[ J = \sum_{i=1}^{k}\sum_{x\in C_i}|x-\mu_i|^2 ]</w:delText>
        </w:r>
      </w:del>
    </w:p>
    <w:p w14:paraId="51CA9CFA">
      <w:pPr>
        <w:pStyle w:val="19"/>
        <w:spacing w:after="60"/>
        <w:rPr>
          <w:del w:id="120" w:author="赵博磊" w:date="2026-05-12T17:54:57Z"/>
          <w:rFonts w:hint="eastAsia" w:ascii="宋体" w:hAnsi="宋体" w:eastAsia="宋体" w:cs="宋体"/>
        </w:rPr>
      </w:pPr>
    </w:p>
    <w:p w14:paraId="3C002CCE">
      <w:pPr>
        <w:pStyle w:val="25"/>
        <w:rPr>
          <w:rFonts w:hint="eastAsia" w:ascii="宋体" w:hAnsi="宋体" w:eastAsia="宋体" w:cs="宋体"/>
        </w:rPr>
        <w:pPrChange w:id="121" w:author="赵博磊" w:date="2026-05-12T18:17:46Z">
          <w:pPr>
            <w:pStyle w:val="25"/>
          </w:pPr>
        </w:pPrChange>
      </w:pPr>
      <w:del w:id="122" w:author="赵博磊" w:date="2026-05-12T17:56:43Z">
        <w:r>
          <w:rPr>
            <w:rFonts w:hint="eastAsia" w:ascii="宋体" w:hAnsi="宋体" w:eastAsia="宋体" w:cs="宋体"/>
          </w:rPr>
          <w:delText>在</w:delText>
        </w:r>
      </w:del>
      <w:ins w:id="123" w:author="赵博磊" w:date="2026-05-12T17:56:42Z">
        <w:r>
          <w:rPr>
            <w:rFonts w:hint="eastAsia" w:ascii="宋体" w:hAnsi="宋体" w:eastAsia="宋体" w:cs="宋体"/>
          </w:rPr>
          <w:t>为了确定最优聚类数量，本文设置候选聚类数 k=2 至 k=8，综合使用肘部法则、轮廓系数、Calinski-Harabasz 指数和 Davies-Bouldin 指数进行比较。其中，肘部法则用于观察类内平方和 SSE 随聚类数增加的下降趋势；轮廓系数用于衡量类内紧密度与类间分离度；Calinski-Harabasz 指数越大通常说明聚类效果越好；Davies-Bouldin 指数越小通常说明聚类效果越好。</w:t>
        </w:r>
      </w:ins>
      <w:del w:id="124" w:author="赵博磊" w:date="2026-05-12T17:56:42Z">
        <w:r>
          <w:rPr>
            <w:rFonts w:hint="eastAsia" w:ascii="宋体" w:hAnsi="宋体" w:eastAsia="宋体" w:cs="宋体"/>
          </w:rPr>
          <w:delText>具体操作中，可通过肘部法、轮廓系数和 Calinski-Harabasz 指数确定最优聚类数。若考虑传统 k-means 对初始中心敏感的问题，可进一步引入 k-means++ 或改进优化算法。Meng 等研究表明，聚类中心优化有助于提升消费行为群体识别效果</w:delText>
        </w:r>
      </w:del>
      <w:del w:id="125" w:author="赵博磊" w:date="2026-05-12T17:56:42Z">
        <w:r>
          <w:rPr>
            <w:rFonts w:hint="eastAsia" w:ascii="宋体" w:hAnsi="宋体" w:eastAsia="宋体" w:cs="宋体"/>
          </w:rPr>
          <w:fldChar w:fldCharType="begin"/>
        </w:r>
      </w:del>
      <w:del w:id="126" w:author="赵博磊" w:date="2026-05-12T17:56:42Z">
        <w:r>
          <w:rPr>
            <w:rFonts w:hint="eastAsia" w:ascii="宋体" w:hAnsi="宋体" w:eastAsia="宋体" w:cs="宋体"/>
          </w:rPr>
          <w:delInstrText xml:space="preserve"> HYPERLINK "https://www.mdpi.com/2076-3417/15/14/7723" </w:delInstrText>
        </w:r>
      </w:del>
      <w:del w:id="127" w:author="赵博磊" w:date="2026-05-12T17:56:42Z">
        <w:r>
          <w:rPr>
            <w:rFonts w:hint="eastAsia" w:ascii="宋体" w:hAnsi="宋体" w:eastAsia="宋体" w:cs="宋体"/>
          </w:rPr>
          <w:fldChar w:fldCharType="separate"/>
        </w:r>
      </w:del>
      <w:del w:id="128" w:author="赵博磊" w:date="2026-05-12T17:56:42Z">
        <w:r>
          <w:rPr>
            <w:rStyle w:val="39"/>
            <w:rFonts w:hint="eastAsia" w:ascii="宋体" w:hAnsi="宋体" w:eastAsia="宋体" w:cs="宋体"/>
          </w:rPr>
          <w:delText>1</w:delText>
        </w:r>
      </w:del>
      <w:del w:id="129" w:author="赵博磊" w:date="2026-05-12T17:56:42Z">
        <w:r>
          <w:rPr>
            <w:rStyle w:val="39"/>
            <w:rFonts w:hint="eastAsia" w:ascii="宋体" w:hAnsi="宋体" w:eastAsia="宋体" w:cs="宋体"/>
          </w:rPr>
          <w:fldChar w:fldCharType="end"/>
        </w:r>
      </w:del>
      <w:del w:id="130" w:author="赵博磊" w:date="2026-05-12T17:56:42Z">
        <w:r>
          <w:rPr>
            <w:rFonts w:hint="eastAsia" w:ascii="宋体" w:hAnsi="宋体" w:eastAsia="宋体" w:cs="宋体"/>
          </w:rPr>
          <w:delText>，这为本文模型选择提供了方法支撑。</w:delText>
        </w:r>
      </w:del>
    </w:p>
    <w:p w14:paraId="0D97B608">
      <w:pPr>
        <w:pStyle w:val="19"/>
        <w:spacing w:after="60"/>
        <w:rPr>
          <w:rFonts w:hint="eastAsia" w:ascii="宋体" w:hAnsi="宋体" w:eastAsia="宋体" w:cs="宋体"/>
        </w:rPr>
      </w:pPr>
    </w:p>
    <w:p w14:paraId="00CAF69D">
      <w:pPr>
        <w:pStyle w:val="35"/>
        <w:rPr>
          <w:rFonts w:hint="eastAsia" w:ascii="宋体" w:hAnsi="宋体" w:eastAsia="宋体" w:cs="宋体"/>
        </w:rPr>
      </w:pPr>
      <w:r>
        <w:rPr>
          <w:rFonts w:hint="eastAsia" w:ascii="宋体" w:hAnsi="宋体" w:eastAsia="宋体" w:cs="宋体"/>
        </w:rPr>
        <w:t>4.3.3 消费趋势预测模型</w:t>
      </w:r>
    </w:p>
    <w:p w14:paraId="3D1AE0F5">
      <w:pPr>
        <w:pStyle w:val="25"/>
        <w:rPr>
          <w:ins w:id="131" w:author="赵博磊" w:date="2026-05-12T18:02:59Z"/>
          <w:rFonts w:hint="eastAsia" w:ascii="宋体" w:hAnsi="宋体" w:eastAsia="宋体" w:cs="宋体"/>
        </w:rPr>
      </w:pPr>
      <w:ins w:id="132" w:author="赵博磊" w:date="2026-05-12T18:02:59Z">
        <w:r>
          <w:rPr>
            <w:rFonts w:hint="eastAsia" w:ascii="宋体" w:hAnsi="宋体" w:eastAsia="宋体" w:cs="宋体"/>
          </w:rPr>
          <w:t>趋势预测部分以日度消费总金额和日度交易笔数为预测对象，设置最后 14 天为测试集，比较四类预测方案。</w:t>
        </w:r>
      </w:ins>
    </w:p>
    <w:p w14:paraId="2A34E465">
      <w:pPr>
        <w:pStyle w:val="25"/>
        <w:rPr>
          <w:ins w:id="133" w:author="赵博磊" w:date="2026-05-12T18:02:59Z"/>
          <w:rFonts w:hint="eastAsia" w:ascii="宋体" w:hAnsi="宋体" w:eastAsia="宋体" w:cs="宋体"/>
        </w:rPr>
      </w:pPr>
      <w:ins w:id="134" w:author="赵博磊" w:date="2026-05-12T18:02:59Z">
        <w:r>
          <w:rPr>
            <w:rFonts w:hint="eastAsia" w:ascii="宋体" w:hAnsi="宋体" w:eastAsia="宋体" w:cs="宋体"/>
          </w:rPr>
          <w:t>第一类为 SARIMA 模型。SARIMA 适合处理具有趋势和周期性的时间序列，可作为统计预测基准模型。考虑到消费金额和交易笔数为非负变量，建模前对序列进行对数转换，预测后再反变换为原始尺度。</w:t>
        </w:r>
      </w:ins>
    </w:p>
    <w:p w14:paraId="3EDC2D2A">
      <w:pPr>
        <w:pStyle w:val="25"/>
        <w:rPr>
          <w:ins w:id="135" w:author="赵博磊" w:date="2026-05-12T18:02:59Z"/>
          <w:rFonts w:hint="eastAsia" w:ascii="宋体" w:hAnsi="宋体" w:eastAsia="宋体" w:cs="宋体"/>
        </w:rPr>
      </w:pPr>
      <w:ins w:id="136" w:author="赵博磊" w:date="2026-05-12T18:02:59Z">
        <w:r>
          <w:rPr>
            <w:rFonts w:hint="eastAsia" w:ascii="宋体" w:hAnsi="宋体" w:eastAsia="宋体" w:cs="宋体"/>
          </w:rPr>
          <w:t>第二类为随机森林滞后特征模型。该模型以滞后消费值、滚动均值、滚动标准差、星期、月内位置等变量作为输入特征，适合捕捉短期非线性波动。由于校园消费具有明显近期惯性和周内周期，随机森林能够较好利用这些特征。</w:t>
        </w:r>
      </w:ins>
    </w:p>
    <w:p w14:paraId="4CC049B9">
      <w:pPr>
        <w:pStyle w:val="25"/>
        <w:rPr>
          <w:ins w:id="137" w:author="赵博磊" w:date="2026-05-12T18:02:59Z"/>
          <w:rFonts w:hint="eastAsia" w:ascii="宋体" w:hAnsi="宋体" w:eastAsia="宋体" w:cs="宋体"/>
        </w:rPr>
      </w:pPr>
      <w:ins w:id="138" w:author="赵博磊" w:date="2026-05-12T18:02:59Z">
        <w:r>
          <w:rPr>
            <w:rFonts w:hint="eastAsia" w:ascii="宋体" w:hAnsi="宋体" w:eastAsia="宋体" w:cs="宋体"/>
          </w:rPr>
          <w:t>第三类为 LSTM 模型。LSTM 使用过去 14 天序列预测下一天消费情况，用于补充刻画非线性时间依赖。在本文中，LSTM 主要作为深度学习对照模型，与统计模型和机器学习模型共同检验不同方法对校园消费波动的拟合与预测能力。</w:t>
        </w:r>
      </w:ins>
    </w:p>
    <w:p w14:paraId="6A454ED1">
      <w:pPr>
        <w:pStyle w:val="25"/>
        <w:rPr>
          <w:ins w:id="139" w:author="赵博磊" w:date="2026-05-12T18:02:59Z"/>
          <w:rFonts w:hint="eastAsia" w:ascii="宋体" w:hAnsi="宋体" w:eastAsia="宋体" w:cs="宋体"/>
        </w:rPr>
      </w:pPr>
      <w:ins w:id="140" w:author="赵博磊" w:date="2026-05-12T18:02:59Z">
        <w:r>
          <w:rPr>
            <w:rFonts w:hint="eastAsia" w:ascii="宋体" w:hAnsi="宋体" w:eastAsia="宋体" w:cs="宋体"/>
          </w:rPr>
          <w:t>第四类为均值融合模型，即将 SARIMA、随机森林和 LSTM 的预测结果取平均，以检验简单融合是否能提升稳定性。</w:t>
        </w:r>
      </w:ins>
    </w:p>
    <w:p w14:paraId="4F749511">
      <w:pPr>
        <w:pStyle w:val="25"/>
        <w:rPr>
          <w:del w:id="141" w:author="赵博磊" w:date="2026-05-12T18:02:59Z"/>
          <w:rFonts w:hint="eastAsia" w:ascii="宋体" w:hAnsi="宋体" w:eastAsia="宋体" w:cs="宋体"/>
        </w:rPr>
      </w:pPr>
      <w:del w:id="142" w:author="赵博磊" w:date="2026-05-12T18:02:59Z">
        <w:r>
          <w:rPr>
            <w:rFonts w:hint="eastAsia" w:ascii="宋体" w:hAnsi="宋体" w:eastAsia="宋体" w:cs="宋体"/>
          </w:rPr>
          <w:delText>针对校园消费趋势预测，本文采用“统计模型+机器学习模型+融合模型”的三层设计思路。首先，使用 ARIMA 或 Prophet 对总体消费金额和食堂就餐人数进行基准预测，以识别趋势项、周期项和季节波动；其次，使用 LSTM 等深度学习模型刻画更复杂的时间依赖关系；最后，将不同模型的预测结果进行加权融合，以提升模型稳定性和适用性。</w:delText>
        </w:r>
      </w:del>
    </w:p>
    <w:p w14:paraId="4F5398E2">
      <w:pPr>
        <w:pStyle w:val="19"/>
        <w:spacing w:after="60"/>
        <w:rPr>
          <w:del w:id="143" w:author="赵博磊" w:date="2026-05-12T18:02:59Z"/>
          <w:rFonts w:hint="eastAsia" w:ascii="宋体" w:hAnsi="宋体" w:eastAsia="宋体" w:cs="宋体"/>
        </w:rPr>
      </w:pPr>
    </w:p>
    <w:p w14:paraId="5626E516">
      <w:pPr>
        <w:pStyle w:val="25"/>
        <w:rPr>
          <w:del w:id="144" w:author="赵博磊" w:date="2026-05-12T18:02:59Z"/>
          <w:rFonts w:hint="eastAsia" w:ascii="宋体" w:hAnsi="宋体" w:eastAsia="宋体" w:cs="宋体"/>
        </w:rPr>
      </w:pPr>
      <w:del w:id="145" w:author="赵博磊" w:date="2026-05-12T18:02:59Z">
        <w:r>
          <w:rPr>
            <w:rFonts w:hint="eastAsia" w:ascii="宋体" w:hAnsi="宋体" w:eastAsia="宋体" w:cs="宋体"/>
          </w:rPr>
          <w:delText>Prophet 模型适合处理具有明显趋势项和节假日效应的数据，ARIMA 适合处理平稳化后的序列，LSTM 则适合处理长序列依赖与非线性波动。考虑到高校消费数据往往同时具有周内周期性、月度波动和学期阶段性变化，上述模型的组合有助于覆盖不同时间尺度上的变化规律。</w:delText>
        </w:r>
      </w:del>
    </w:p>
    <w:p w14:paraId="68D154F7">
      <w:pPr>
        <w:pStyle w:val="19"/>
        <w:spacing w:after="60"/>
        <w:rPr>
          <w:rFonts w:hint="eastAsia" w:ascii="宋体" w:hAnsi="宋体" w:eastAsia="宋体" w:cs="宋体"/>
        </w:rPr>
      </w:pPr>
    </w:p>
    <w:p w14:paraId="75D7C515">
      <w:pPr>
        <w:pStyle w:val="35"/>
        <w:rPr>
          <w:rFonts w:hint="eastAsia" w:ascii="宋体" w:hAnsi="宋体" w:eastAsia="宋体" w:cs="宋体"/>
        </w:rPr>
      </w:pPr>
      <w:r>
        <w:rPr>
          <w:rFonts w:hint="eastAsia" w:ascii="宋体" w:hAnsi="宋体" w:eastAsia="宋体" w:cs="宋体"/>
        </w:rPr>
        <w:t>4.3.4 模型评估方法</w:t>
      </w:r>
    </w:p>
    <w:p w14:paraId="1AD6A99D">
      <w:pPr>
        <w:pStyle w:val="25"/>
        <w:rPr>
          <w:rFonts w:hint="eastAsia" w:ascii="宋体" w:hAnsi="宋体" w:eastAsia="宋体" w:cs="宋体"/>
        </w:rPr>
      </w:pPr>
      <w:r>
        <w:rPr>
          <w:rFonts w:hint="eastAsia" w:ascii="宋体" w:hAnsi="宋体" w:eastAsia="宋体" w:cs="宋体"/>
        </w:rPr>
        <w:t>在画像聚类部分，模型评估主要依据轮廓系数、Davies-Bouldin 指数和聚类可解释性；在趋势预测部分，则采用 MAE、RMSE、MAPE 等指标对模型进行比较。对于特殊群体识别结果，还可结合人工校验、已知资助名单或辅导员反馈进行外部验证，以提高管理应用的可靠性。</w:t>
      </w:r>
    </w:p>
    <w:p w14:paraId="3B15D183">
      <w:pPr>
        <w:pStyle w:val="19"/>
        <w:spacing w:after="60"/>
        <w:rPr>
          <w:rFonts w:hint="eastAsia" w:ascii="宋体" w:hAnsi="宋体" w:eastAsia="宋体" w:cs="宋体"/>
        </w:rPr>
      </w:pPr>
    </w:p>
    <w:p w14:paraId="14F7FA8A">
      <w:pPr>
        <w:pStyle w:val="21"/>
        <w:pBdr>
          <w:bottom w:val="single" w:color="auto" w:sz="6" w:space="1"/>
        </w:pBdr>
        <w:rPr>
          <w:rFonts w:hint="eastAsia" w:ascii="宋体" w:hAnsi="宋体" w:eastAsia="宋体" w:cs="宋体"/>
        </w:rPr>
      </w:pPr>
    </w:p>
    <w:p w14:paraId="135ABFB4">
      <w:pPr>
        <w:pStyle w:val="19"/>
        <w:spacing w:after="60"/>
        <w:rPr>
          <w:rFonts w:hint="eastAsia" w:ascii="宋体" w:hAnsi="宋体" w:eastAsia="宋体" w:cs="宋体"/>
        </w:rPr>
      </w:pPr>
    </w:p>
    <w:p w14:paraId="5E86C718">
      <w:pPr>
        <w:pStyle w:val="33"/>
        <w:rPr>
          <w:rFonts w:hint="eastAsia" w:ascii="宋体" w:hAnsi="宋体" w:eastAsia="宋体" w:cs="宋体"/>
        </w:rPr>
      </w:pPr>
      <w:r>
        <w:rPr>
          <w:rFonts w:hint="eastAsia" w:ascii="宋体" w:hAnsi="宋体" w:eastAsia="宋体" w:cs="宋体"/>
        </w:rPr>
        <w:t>第五章 大学生消费行为画像与消费趋势实证分析</w:t>
      </w:r>
    </w:p>
    <w:p w14:paraId="4BC50968">
      <w:pPr>
        <w:pStyle w:val="22"/>
        <w:rPr>
          <w:rFonts w:hint="eastAsia" w:ascii="宋体" w:hAnsi="宋体" w:eastAsia="宋体" w:cs="宋体"/>
        </w:rPr>
      </w:pPr>
      <w:commentRangeStart w:id="0"/>
      <w:r>
        <w:rPr>
          <w:rFonts w:hint="eastAsia" w:ascii="宋体" w:hAnsi="宋体" w:eastAsia="宋体" w:cs="宋体"/>
        </w:rPr>
        <w:t>说明：本章为依据开题报告研究路径形成的</w:t>
      </w:r>
      <w:r>
        <w:rPr>
          <w:rStyle w:val="40"/>
          <w:rFonts w:hint="eastAsia" w:ascii="宋体" w:hAnsi="宋体" w:eastAsia="宋体" w:cs="宋体"/>
        </w:rPr>
        <w:t>毕业论文初稿写法</w:t>
      </w:r>
      <w:r>
        <w:rPr>
          <w:rFonts w:hint="eastAsia" w:ascii="宋体" w:hAnsi="宋体" w:eastAsia="宋体" w:cs="宋体"/>
        </w:rPr>
        <w:t>。由于当前未接入真实校园样本数据，以下内容重点呈现规范的实证分析结构、分析语言与结果解释框架，不虚构具体样本数值。后续在获得真实数据后，可将“分析结论表述”替换为“带有统计量、显著性水平和图表编号的正式结果”。</w:t>
      </w:r>
      <w:commentRangeEnd w:id="0"/>
      <w:r>
        <w:commentReference w:id="0"/>
      </w:r>
    </w:p>
    <w:p w14:paraId="061B3C09">
      <w:pPr>
        <w:pStyle w:val="19"/>
        <w:spacing w:after="60"/>
        <w:rPr>
          <w:rFonts w:hint="eastAsia" w:ascii="宋体" w:hAnsi="宋体" w:eastAsia="宋体" w:cs="宋体"/>
        </w:rPr>
      </w:pPr>
    </w:p>
    <w:p w14:paraId="3F6BCB41">
      <w:pPr>
        <w:pStyle w:val="34"/>
        <w:rPr>
          <w:rFonts w:hint="eastAsia" w:ascii="宋体" w:hAnsi="宋体" w:eastAsia="宋体" w:cs="宋体"/>
        </w:rPr>
      </w:pPr>
      <w:r>
        <w:rPr>
          <w:rFonts w:hint="eastAsia" w:ascii="宋体" w:hAnsi="宋体" w:eastAsia="宋体" w:cs="宋体"/>
        </w:rPr>
        <w:t>5.1 描述性统计</w:t>
      </w:r>
    </w:p>
    <w:p w14:paraId="07E99CC4">
      <w:pPr>
        <w:pStyle w:val="25"/>
        <w:rPr>
          <w:ins w:id="146" w:author="赵博磊" w:date="2026-05-12T18:05:23Z"/>
          <w:rFonts w:hint="eastAsia" w:ascii="宋体" w:hAnsi="宋体" w:eastAsia="宋体" w:cs="宋体"/>
        </w:rPr>
      </w:pPr>
      <w:del w:id="147" w:author="赵博磊" w:date="2026-05-12T18:05:25Z">
        <w:r>
          <w:rPr>
            <w:rFonts w:hint="eastAsia" w:ascii="宋体" w:hAnsi="宋体" w:eastAsia="宋体" w:cs="宋体"/>
          </w:rPr>
          <w:delText>在正式研究中，首先需要对样本的基本情况进行描述性统计，包括样本总体规模、男</w:delText>
        </w:r>
      </w:del>
      <w:ins w:id="148" w:author="赵博磊" w:date="2026-05-12T18:05:23Z">
        <w:r>
          <w:rPr>
            <w:rFonts w:hint="eastAsia" w:ascii="宋体" w:hAnsi="宋体" w:eastAsia="宋体" w:cs="宋体"/>
          </w:rPr>
          <w:t>经清洗后，消费流水共包含 145,051 条记录，覆盖 919 名学生。消费日期范围为 2023-12-01 至 2024-04-18，消费总额为 586,279.80 元，单笔消费均值为 4.04 元。整体来看，该数据主要集中在校园食堂相关消费场景，因此更适合分析校内餐饮消费行为和日度消费趋势。</w:t>
        </w:r>
      </w:ins>
    </w:p>
    <w:p w14:paraId="737D8298">
      <w:pPr>
        <w:pStyle w:val="25"/>
        <w:rPr>
          <w:del w:id="149" w:author="赵博磊" w:date="2026-05-12T18:05:23Z"/>
          <w:rFonts w:hint="eastAsia" w:ascii="宋体" w:hAnsi="宋体" w:eastAsia="宋体" w:cs="宋体"/>
        </w:rPr>
      </w:pPr>
      <w:ins w:id="150" w:author="赵博磊" w:date="2026-05-12T18:05:23Z">
        <w:r>
          <w:rPr>
            <w:rFonts w:hint="eastAsia" w:ascii="宋体" w:hAnsi="宋体" w:eastAsia="宋体" w:cs="宋体"/>
          </w:rPr>
          <w:t>从时间趋势看，日度消费金额存在明显波动，并受工作日、周末、学期阶段等因素影响。图5-1 展示了日度消费金额及 7 日滚动均值，可以观察到消费规模并非平稳不变，而是存在阶段性起伏。</w:t>
        </w:r>
      </w:ins>
      <w:del w:id="151" w:author="赵博磊" w:date="2026-05-12T18:05:23Z">
        <w:r>
          <w:rPr>
            <w:rFonts w:hint="eastAsia" w:ascii="宋体" w:hAnsi="宋体" w:eastAsia="宋体" w:cs="宋体"/>
          </w:rPr>
          <w:delText>女比例、年级分布、学历层次分布以及不同消费场景的记录数量。从消费数据角度，应重点统计学生月均消费额、消费频次、单笔消费均值、食堂消费占比、超市消费占比、夜间消费占比和移动支付占比等指标，以初步观察整体消费水平和行为特征。</w:delText>
        </w:r>
      </w:del>
    </w:p>
    <w:p w14:paraId="6B89D894">
      <w:pPr>
        <w:pStyle w:val="19"/>
        <w:spacing w:after="60"/>
        <w:rPr>
          <w:del w:id="152" w:author="赵博磊" w:date="2026-05-12T18:05:23Z"/>
          <w:rFonts w:hint="eastAsia" w:ascii="宋体" w:hAnsi="宋体" w:eastAsia="宋体" w:cs="宋体"/>
        </w:rPr>
      </w:pPr>
    </w:p>
    <w:p w14:paraId="0FACE62F">
      <w:pPr>
        <w:pStyle w:val="25"/>
        <w:rPr>
          <w:rFonts w:hint="eastAsia" w:ascii="宋体" w:hAnsi="宋体" w:eastAsia="宋体" w:cs="宋体"/>
        </w:rPr>
      </w:pPr>
      <w:del w:id="153" w:author="赵博磊" w:date="2026-05-12T18:05:23Z">
        <w:r>
          <w:rPr>
            <w:rFonts w:hint="eastAsia" w:ascii="宋体" w:hAnsi="宋体" w:eastAsia="宋体" w:cs="宋体"/>
          </w:rPr>
          <w:delText>从预期分析逻辑看，大学生消费分布通常呈现一定右偏特征，即多数学生消费水平集中于中间区间，少数学生处于明显高消费或低消费状态。食堂与超市通常构成校内消费的主体场景，且工作日消费频次一般高于周末；若样本中移动支付占比明显提升，则说明仅基于校园卡数据进行分析已难以完整反映大学生消费全貌。</w:delText>
        </w:r>
      </w:del>
    </w:p>
    <w:p w14:paraId="5E1B3629">
      <w:pPr>
        <w:pStyle w:val="19"/>
        <w:spacing w:after="60"/>
        <w:rPr>
          <w:del w:id="154" w:author="赵博磊" w:date="2026-05-12T18:05:36Z"/>
          <w:rFonts w:hint="eastAsia" w:ascii="宋体" w:hAnsi="宋体" w:eastAsia="宋体" w:cs="宋体"/>
        </w:rPr>
      </w:pPr>
    </w:p>
    <w:p w14:paraId="1A3240BB">
      <w:pPr>
        <w:pStyle w:val="25"/>
        <w:rPr>
          <w:del w:id="155" w:author="赵博磊" w:date="2026-05-12T18:05:35Z"/>
          <w:rFonts w:hint="eastAsia" w:ascii="宋体" w:hAnsi="宋体" w:eastAsia="宋体" w:cs="宋体"/>
        </w:rPr>
      </w:pPr>
      <w:del w:id="156" w:author="赵博磊" w:date="2026-05-12T18:05:35Z">
        <w:r>
          <w:rPr>
            <w:rFonts w:hint="eastAsia" w:ascii="宋体" w:hAnsi="宋体" w:eastAsia="宋体" w:cs="宋体"/>
          </w:rPr>
          <w:delText>为了增强描述性统计的清晰性，后续正式论文可设置如下表格。</w:delText>
        </w:r>
      </w:del>
    </w:p>
    <w:p w14:paraId="35C07A27">
      <w:pPr>
        <w:pStyle w:val="19"/>
        <w:spacing w:after="60"/>
        <w:jc w:val="center"/>
        <w:rPr>
          <w:ins w:id="158" w:author="赵博磊" w:date="2026-05-12T18:06:17Z"/>
        </w:rPr>
        <w:pPrChange w:id="157" w:author="赵博磊" w:date="2026-05-12T18:06:14Z">
          <w:pPr>
            <w:pStyle w:val="19"/>
            <w:spacing w:after="60"/>
          </w:pPr>
        </w:pPrChange>
      </w:pPr>
      <w:ins w:id="159" w:author="赵博磊" w:date="2026-05-12T18:05:54Z">
        <w:r>
          <w:rPr/>
          <w:drawing>
            <wp:inline distT="0" distB="0" distL="114300" distR="114300">
              <wp:extent cx="5719445" cy="2383155"/>
              <wp:effectExtent l="0" t="0" r="14605" b="171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719445" cy="2383155"/>
                      </a:xfrm>
                      <a:prstGeom prst="rect">
                        <a:avLst/>
                      </a:prstGeom>
                      <a:noFill/>
                      <a:ln>
                        <a:noFill/>
                      </a:ln>
                    </pic:spPr>
                  </pic:pic>
                </a:graphicData>
              </a:graphic>
            </wp:inline>
          </w:drawing>
        </w:r>
      </w:ins>
    </w:p>
    <w:p w14:paraId="6717D9EF">
      <w:pPr>
        <w:pStyle w:val="19"/>
        <w:spacing w:after="60"/>
        <w:jc w:val="both"/>
        <w:rPr>
          <w:ins w:id="162" w:author="赵博磊" w:date="2026-05-12T18:06:26Z"/>
          <w:rFonts w:hint="eastAsia" w:ascii="宋体" w:hAnsi="宋体" w:eastAsia="宋体" w:cs="宋体"/>
          <w:sz w:val="24"/>
          <w:szCs w:val="24"/>
          <w:rPrChange w:id="163" w:author="赵博磊" w:date="2026-05-12T18:06:49Z">
            <w:rPr>
              <w:ins w:id="164" w:author="赵博磊" w:date="2026-05-12T18:06:26Z"/>
              <w:rFonts w:hint="eastAsia"/>
            </w:rPr>
          </w:rPrChange>
        </w:rPr>
        <w:pPrChange w:id="161" w:author="赵博磊" w:date="2026-05-12T18:06:18Z">
          <w:pPr>
            <w:pStyle w:val="19"/>
            <w:spacing w:after="60"/>
          </w:pPr>
        </w:pPrChange>
      </w:pPr>
      <w:ins w:id="165" w:author="赵博磊" w:date="2026-05-12T18:06:26Z">
        <w:r>
          <w:rPr>
            <w:rFonts w:hint="eastAsia" w:ascii="宋体" w:hAnsi="宋体" w:eastAsia="宋体" w:cs="宋体"/>
            <w:sz w:val="24"/>
            <w:szCs w:val="24"/>
            <w:rPrChange w:id="166" w:author="赵博磊" w:date="2026-05-12T18:06:49Z">
              <w:rPr>
                <w:rFonts w:hint="eastAsia"/>
              </w:rPr>
            </w:rPrChange>
          </w:rPr>
          <w:t>问卷统计结果显示，样本中男生 279 人，占 55.36%；女生 225 人，占 44.64%。年级分布中，大三占比最高，为 30.75%；大一占比最低，为 20.63%。平均月消费方面，1501-2000 元占比最高，为 28.77%；2001-3000 元占 24.40%；3000 元以上占 16.87%。这说明样本中多数学生的主观月消费水平集中于中等区间，但仍存在较明显的高消费群体。</w:t>
        </w:r>
      </w:ins>
    </w:p>
    <w:p w14:paraId="6837192F">
      <w:pPr>
        <w:pStyle w:val="19"/>
        <w:spacing w:after="60"/>
        <w:jc w:val="both"/>
        <w:rPr>
          <w:ins w:id="169" w:author="赵博磊" w:date="2026-05-12T18:06:26Z"/>
          <w:rFonts w:hint="eastAsia" w:ascii="宋体" w:hAnsi="宋体" w:eastAsia="宋体" w:cs="宋体"/>
          <w:sz w:val="24"/>
          <w:szCs w:val="24"/>
          <w:rPrChange w:id="170" w:author="赵博磊" w:date="2026-05-12T18:06:49Z">
            <w:rPr>
              <w:ins w:id="171" w:author="赵博磊" w:date="2026-05-12T18:06:26Z"/>
              <w:rFonts w:hint="eastAsia"/>
            </w:rPr>
          </w:rPrChange>
        </w:rPr>
        <w:pPrChange w:id="168" w:author="赵博磊" w:date="2026-05-12T18:06:18Z">
          <w:pPr>
            <w:pStyle w:val="19"/>
            <w:spacing w:after="60"/>
          </w:pPr>
        </w:pPrChange>
      </w:pPr>
    </w:p>
    <w:p w14:paraId="4C71C24B">
      <w:pPr>
        <w:pStyle w:val="19"/>
        <w:spacing w:after="60"/>
        <w:jc w:val="both"/>
        <w:rPr>
          <w:ins w:id="173" w:author="赵博磊" w:date="2026-05-12T18:11:20Z"/>
          <w:rFonts w:hint="eastAsia" w:ascii="宋体" w:hAnsi="宋体" w:eastAsia="宋体" w:cs="宋体"/>
          <w:sz w:val="24"/>
          <w:szCs w:val="24"/>
        </w:rPr>
        <w:pPrChange w:id="172" w:author="赵博磊" w:date="2026-05-12T18:06:18Z">
          <w:pPr>
            <w:pStyle w:val="19"/>
            <w:spacing w:after="60"/>
          </w:pPr>
        </w:pPrChange>
      </w:pPr>
      <w:ins w:id="174" w:author="赵博磊" w:date="2026-05-12T18:06:26Z">
        <w:r>
          <w:rPr>
            <w:rFonts w:hint="eastAsia" w:ascii="宋体" w:hAnsi="宋体" w:eastAsia="宋体" w:cs="宋体"/>
            <w:sz w:val="24"/>
            <w:szCs w:val="24"/>
            <w:rPrChange w:id="175" w:author="赵博磊" w:date="2026-05-12T18:06:49Z">
              <w:rPr>
                <w:rFonts w:hint="eastAsia"/>
              </w:rPr>
            </w:rPrChange>
          </w:rPr>
          <w:t>图5-2 展示了问卷中“月消费占比最高项”的选择比例。餐饮伙食、交通通讯和服饰鞋包位居前列，说明基本生活支出仍是大学生日常消费的重要组成部分。</w:t>
        </w:r>
      </w:ins>
    </w:p>
    <w:p w14:paraId="56045A6F">
      <w:pPr>
        <w:pStyle w:val="19"/>
        <w:spacing w:after="60"/>
        <w:jc w:val="center"/>
        <w:rPr>
          <w:rFonts w:hint="eastAsia" w:ascii="宋体" w:hAnsi="宋体" w:eastAsia="宋体" w:cs="宋体"/>
          <w:sz w:val="24"/>
          <w:szCs w:val="24"/>
          <w:rPrChange w:id="178" w:author="赵博磊" w:date="2026-05-12T18:06:49Z">
            <w:rPr>
              <w:rFonts w:hint="eastAsia"/>
            </w:rPr>
          </w:rPrChange>
        </w:rPr>
        <w:pPrChange w:id="177" w:author="赵博磊" w:date="2026-05-12T18:11:21Z">
          <w:pPr>
            <w:pStyle w:val="19"/>
            <w:spacing w:after="60"/>
          </w:pPr>
        </w:pPrChange>
      </w:pPr>
      <w:ins w:id="179" w:author="赵博磊" w:date="2026-05-12T18:11:21Z">
        <w:r>
          <w:rPr/>
          <w:drawing>
            <wp:inline distT="0" distB="0" distL="114300" distR="114300">
              <wp:extent cx="5726430" cy="2863215"/>
              <wp:effectExtent l="0" t="0" r="7620"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726430" cy="2863215"/>
                      </a:xfrm>
                      <a:prstGeom prst="rect">
                        <a:avLst/>
                      </a:prstGeom>
                      <a:noFill/>
                      <a:ln>
                        <a:noFill/>
                      </a:ln>
                    </pic:spPr>
                  </pic:pic>
                </a:graphicData>
              </a:graphic>
            </wp:inline>
          </w:drawing>
        </w:r>
      </w:ins>
    </w:p>
    <w:p w14:paraId="526B516B">
      <w:pPr>
        <w:pStyle w:val="34"/>
        <w:rPr>
          <w:rFonts w:hint="default" w:ascii="宋体" w:hAnsi="宋体" w:eastAsia="宋体" w:cs="宋体"/>
          <w:lang w:val="en-US" w:eastAsia="zh-CN"/>
        </w:rPr>
      </w:pPr>
      <w:r>
        <w:rPr>
          <w:rFonts w:hint="eastAsia" w:ascii="宋体" w:hAnsi="宋体" w:eastAsia="宋体" w:cs="宋体"/>
        </w:rPr>
        <w:t xml:space="preserve">5.2 </w:t>
      </w:r>
      <w:del w:id="181" w:author="赵博磊" w:date="2026-05-12T18:18:06Z">
        <w:r>
          <w:rPr>
            <w:rFonts w:hint="default" w:ascii="宋体" w:hAnsi="宋体" w:eastAsia="宋体" w:cs="宋体"/>
            <w:lang w:val="en-US"/>
          </w:rPr>
          <w:delText>相关性分析</w:delText>
        </w:r>
      </w:del>
      <w:ins w:id="182" w:author="赵博磊" w:date="2026-05-12T18:18:07Z">
        <w:r>
          <w:rPr>
            <w:rFonts w:hint="eastAsia" w:ascii="宋体" w:hAnsi="宋体" w:eastAsia="宋体" w:cs="宋体"/>
            <w:lang w:val="en-US" w:eastAsia="zh-CN"/>
          </w:rPr>
          <w:t>聚类</w:t>
        </w:r>
      </w:ins>
      <w:ins w:id="183" w:author="赵博磊" w:date="2026-05-12T18:18:08Z">
        <w:r>
          <w:rPr>
            <w:rFonts w:hint="eastAsia" w:ascii="宋体" w:hAnsi="宋体" w:eastAsia="宋体" w:cs="宋体"/>
            <w:lang w:val="en-US" w:eastAsia="zh-CN"/>
          </w:rPr>
          <w:t>数量</w:t>
        </w:r>
      </w:ins>
      <w:ins w:id="184" w:author="赵博磊" w:date="2026-05-12T18:18:14Z">
        <w:r>
          <w:rPr>
            <w:rFonts w:hint="eastAsia" w:ascii="宋体" w:hAnsi="宋体" w:eastAsia="宋体" w:cs="宋体"/>
            <w:lang w:val="en-US" w:eastAsia="zh-CN"/>
          </w:rPr>
          <w:t>选择</w:t>
        </w:r>
      </w:ins>
    </w:p>
    <w:p w14:paraId="765F7B9E">
      <w:pPr>
        <w:pStyle w:val="25"/>
        <w:rPr>
          <w:ins w:id="185" w:author="赵博磊" w:date="2026-05-12T18:18:32Z"/>
          <w:rFonts w:hint="eastAsia" w:ascii="宋体" w:hAnsi="宋体" w:eastAsia="宋体" w:cs="宋体"/>
        </w:rPr>
      </w:pPr>
      <w:ins w:id="186" w:author="赵博磊" w:date="2026-05-12T18:18:32Z">
        <w:r>
          <w:rPr>
            <w:rFonts w:hint="eastAsia" w:ascii="宋体" w:hAnsi="宋体" w:eastAsia="宋体" w:cs="宋体"/>
          </w:rPr>
          <w:t>在进行消费群体聚类之前，本文首先对候选聚类数量进行比较。候选 k 取值为 2 至 8，评价指标包括 SSE、SSE 边际下降率、轮廓系数、Calinski-Harabasz 指数和 Davies-Bouldin 指数。</w:t>
        </w:r>
      </w:ins>
    </w:p>
    <w:p w14:paraId="0E6266C9">
      <w:pPr>
        <w:pStyle w:val="25"/>
        <w:rPr>
          <w:ins w:id="187" w:author="赵博磊" w:date="2026-05-12T18:18:32Z"/>
          <w:rFonts w:hint="eastAsia" w:ascii="宋体" w:hAnsi="宋体" w:eastAsia="宋体" w:cs="宋体"/>
        </w:rPr>
      </w:pPr>
    </w:p>
    <w:p w14:paraId="6B7C0CE3">
      <w:pPr>
        <w:pStyle w:val="25"/>
        <w:rPr>
          <w:del w:id="188" w:author="赵博磊" w:date="2026-05-12T18:18:32Z"/>
          <w:rFonts w:hint="eastAsia" w:ascii="宋体" w:hAnsi="宋体" w:eastAsia="宋体" w:cs="宋体"/>
        </w:rPr>
      </w:pPr>
      <w:ins w:id="189" w:author="赵博磊" w:date="2026-05-12T18:18:32Z">
        <w:r>
          <w:rPr>
            <w:rFonts w:hint="eastAsia" w:ascii="宋体" w:hAnsi="宋体" w:eastAsia="宋体" w:cs="宋体"/>
          </w:rPr>
          <w:t>图5-3 为 SSE 肘部法则图。从图中可以看出，SSE 在 k=2 到 k=3 时下降幅度最大，此后继续增加聚类数虽然仍能降低 SSE，但边际改善明显变小。因此，从肘部法则角度看，k=3 是较为合理的聚类数量。</w:t>
        </w:r>
      </w:ins>
      <w:del w:id="190" w:author="赵博磊" w:date="2026-05-12T18:18:32Z">
        <w:r>
          <w:rPr>
            <w:rFonts w:hint="eastAsia" w:ascii="宋体" w:hAnsi="宋体" w:eastAsia="宋体" w:cs="宋体"/>
          </w:rPr>
          <w:delText>在画像构建之前，需要对主要变量之间的相关关系进行分析，以判断特征之间是否存在显著关联。例如，月均消费额可能与消费频次、食堂商户选择数量和移动支付占比呈正相关；夜间消费占比可能与非必要支出占比、周末消费倾向具有一定相关性；绿色消费认知得分则可能与校内餐饮选择结构和品牌偏好存在一定联系。</w:delText>
        </w:r>
      </w:del>
    </w:p>
    <w:p w14:paraId="582AC989">
      <w:pPr>
        <w:pStyle w:val="19"/>
        <w:spacing w:after="60"/>
        <w:rPr>
          <w:rFonts w:hint="eastAsia" w:ascii="宋体" w:hAnsi="宋体" w:eastAsia="宋体" w:cs="宋体"/>
        </w:rPr>
      </w:pPr>
    </w:p>
    <w:p w14:paraId="0781DDEE">
      <w:pPr>
        <w:pStyle w:val="25"/>
        <w:jc w:val="center"/>
        <w:rPr>
          <w:ins w:id="192" w:author="赵博磊" w:date="2026-05-12T18:19:04Z"/>
        </w:rPr>
        <w:pPrChange w:id="191" w:author="赵博磊" w:date="2026-05-12T18:19:02Z">
          <w:pPr>
            <w:pStyle w:val="25"/>
          </w:pPr>
        </w:pPrChange>
      </w:pPr>
      <w:ins w:id="193" w:author="赵博磊" w:date="2026-05-12T18:19:03Z">
        <w:r>
          <w:rPr/>
          <w:drawing>
            <wp:inline distT="0" distB="0" distL="114300" distR="114300">
              <wp:extent cx="5724525" cy="3180715"/>
              <wp:effectExtent l="0" t="0" r="952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724525" cy="3180715"/>
                      </a:xfrm>
                      <a:prstGeom prst="rect">
                        <a:avLst/>
                      </a:prstGeom>
                      <a:noFill/>
                      <a:ln>
                        <a:noFill/>
                      </a:ln>
                    </pic:spPr>
                  </pic:pic>
                </a:graphicData>
              </a:graphic>
            </wp:inline>
          </w:drawing>
        </w:r>
      </w:ins>
    </w:p>
    <w:p w14:paraId="436B1A0A">
      <w:pPr>
        <w:pStyle w:val="25"/>
        <w:jc w:val="both"/>
        <w:rPr>
          <w:ins w:id="196" w:author="赵博磊" w:date="2026-05-12T18:19:33Z"/>
          <w:rFonts w:hint="eastAsia" w:ascii="宋体" w:hAnsi="宋体" w:eastAsia="宋体" w:cs="宋体"/>
        </w:rPr>
        <w:pPrChange w:id="195" w:author="赵博磊" w:date="2026-05-12T18:19:20Z">
          <w:pPr>
            <w:pStyle w:val="25"/>
          </w:pPr>
        </w:pPrChange>
      </w:pPr>
      <w:ins w:id="197" w:author="赵博磊" w:date="2026-05-12T18:19:20Z">
        <w:r>
          <w:rPr>
            <w:rFonts w:hint="eastAsia" w:ascii="宋体" w:hAnsi="宋体" w:eastAsia="宋体" w:cs="宋体"/>
          </w:rPr>
          <w:t>图5-4 进一步展示了 SSE 相对上一聚类数的下降率。k=3 对应的下降率最高，说明从两类扩展为三类时，模型对样本差异的解释能力提升最明显；而 k=4 以后下降率趋于平缓，继续增加聚类数的收益有限。</w:t>
        </w:r>
      </w:ins>
    </w:p>
    <w:p w14:paraId="35389361">
      <w:pPr>
        <w:pStyle w:val="25"/>
        <w:jc w:val="center"/>
        <w:rPr>
          <w:ins w:id="199" w:author="赵博磊" w:date="2026-05-12T18:19:35Z"/>
        </w:rPr>
        <w:pPrChange w:id="198" w:author="赵博磊" w:date="2026-05-12T18:19:35Z">
          <w:pPr>
            <w:pStyle w:val="25"/>
          </w:pPr>
        </w:pPrChange>
      </w:pPr>
      <w:ins w:id="200" w:author="赵博磊" w:date="2026-05-12T18:19:35Z">
        <w:r>
          <w:rPr/>
          <w:drawing>
            <wp:inline distT="0" distB="0" distL="114300" distR="114300">
              <wp:extent cx="5724525" cy="318071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724525" cy="3180715"/>
                      </a:xfrm>
                      <a:prstGeom prst="rect">
                        <a:avLst/>
                      </a:prstGeom>
                      <a:noFill/>
                      <a:ln>
                        <a:noFill/>
                      </a:ln>
                    </pic:spPr>
                  </pic:pic>
                </a:graphicData>
              </a:graphic>
            </wp:inline>
          </w:drawing>
        </w:r>
      </w:ins>
    </w:p>
    <w:p w14:paraId="7EB52928">
      <w:pPr>
        <w:pStyle w:val="25"/>
        <w:jc w:val="both"/>
        <w:rPr>
          <w:ins w:id="203" w:author="赵博磊" w:date="2026-05-12T18:20:15Z"/>
          <w:rFonts w:hint="eastAsia" w:ascii="宋体" w:hAnsi="宋体" w:eastAsia="宋体" w:cs="宋体"/>
        </w:rPr>
        <w:pPrChange w:id="202" w:author="赵博磊" w:date="2026-05-12T18:19:47Z">
          <w:pPr>
            <w:pStyle w:val="25"/>
          </w:pPr>
        </w:pPrChange>
      </w:pPr>
      <w:ins w:id="204" w:author="赵博磊" w:date="2026-05-12T18:19:48Z">
        <w:r>
          <w:rPr>
            <w:rFonts w:hint="eastAsia" w:ascii="宋体" w:hAnsi="宋体" w:eastAsia="宋体" w:cs="宋体"/>
          </w:rPr>
          <w:t>图5-5 和图5-6 分别展示轮廓系数、Calinski-Harabasz 指数和 Davies-Bouldin 指数。虽然 k=2 的轮廓系数最高，但二分类只能将样本粗略分为高低两类，无法体现中等消费层级。考虑论文中消费分层解释需求，本文最终选择 k=3。</w:t>
        </w:r>
      </w:ins>
    </w:p>
    <w:p w14:paraId="6322B51D">
      <w:pPr>
        <w:pStyle w:val="25"/>
        <w:jc w:val="center"/>
        <w:rPr>
          <w:ins w:id="206" w:author="赵博磊" w:date="2026-05-12T18:20:17Z"/>
        </w:rPr>
        <w:pPrChange w:id="205" w:author="赵博磊" w:date="2026-05-12T18:20:16Z">
          <w:pPr>
            <w:pStyle w:val="25"/>
          </w:pPr>
        </w:pPrChange>
      </w:pPr>
      <w:ins w:id="207" w:author="赵博磊" w:date="2026-05-12T18:20:16Z">
        <w:r>
          <w:rPr/>
          <w:drawing>
            <wp:inline distT="0" distB="0" distL="114300" distR="114300">
              <wp:extent cx="5724525" cy="3180715"/>
              <wp:effectExtent l="0" t="0" r="952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724525" cy="3180715"/>
                      </a:xfrm>
                      <a:prstGeom prst="rect">
                        <a:avLst/>
                      </a:prstGeom>
                      <a:noFill/>
                      <a:ln>
                        <a:noFill/>
                      </a:ln>
                    </pic:spPr>
                  </pic:pic>
                </a:graphicData>
              </a:graphic>
            </wp:inline>
          </w:drawing>
        </w:r>
      </w:ins>
    </w:p>
    <w:p w14:paraId="7916A794">
      <w:pPr>
        <w:pStyle w:val="25"/>
        <w:jc w:val="center"/>
        <w:rPr>
          <w:ins w:id="210" w:author="赵博磊" w:date="2026-05-12T18:20:55Z"/>
          <w:rFonts w:hint="eastAsia" w:ascii="宋体" w:hAnsi="宋体" w:eastAsia="宋体" w:cs="宋体"/>
        </w:rPr>
        <w:pPrChange w:id="209" w:author="赵博磊" w:date="2026-05-12T18:20:54Z">
          <w:pPr>
            <w:pStyle w:val="25"/>
          </w:pPr>
        </w:pPrChange>
      </w:pPr>
      <w:ins w:id="211" w:author="赵博磊" w:date="2026-05-12T18:20:23Z">
        <w:r>
          <w:rPr/>
          <w:drawing>
            <wp:inline distT="0" distB="0" distL="114300" distR="114300">
              <wp:extent cx="5719445" cy="2383155"/>
              <wp:effectExtent l="0" t="0" r="14605"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719445" cy="2383155"/>
                      </a:xfrm>
                      <a:prstGeom prst="rect">
                        <a:avLst/>
                      </a:prstGeom>
                      <a:noFill/>
                      <a:ln>
                        <a:noFill/>
                      </a:ln>
                    </pic:spPr>
                  </pic:pic>
                </a:graphicData>
              </a:graphic>
            </wp:inline>
          </w:drawing>
        </w:r>
      </w:ins>
      <w:del w:id="213" w:author="赵博磊" w:date="2026-05-12T18:18:52Z">
        <w:r>
          <w:rPr>
            <w:rFonts w:hint="eastAsia" w:ascii="宋体" w:hAnsi="宋体" w:eastAsia="宋体" w:cs="宋体"/>
          </w:rPr>
          <w:delText>相</w:delText>
        </w:r>
      </w:del>
      <w:del w:id="214" w:author="赵博磊" w:date="2026-05-12T18:18:50Z">
        <w:r>
          <w:rPr>
            <w:rFonts w:hint="eastAsia" w:ascii="宋体" w:hAnsi="宋体" w:eastAsia="宋体" w:cs="宋体"/>
          </w:rPr>
          <w:delText>关性分析的主要目的并非直接得出因果结论，而是为后续变量筛选和模型解释提供依据。如果发现多个指标之间存在较高相关性，则说明这些变量可能反映同一潜在行为特征，需要在后续建模中进一步处理。此外，相关性分析还可以帮助识别某些具有管理意义的指标组合，例如低消费水平与高波动性的组合可能对应经济压力群体，而高消费水平与高夜间消费占比组合可能对应冲动消费或社交型消费群体。</w:delText>
        </w:r>
      </w:del>
    </w:p>
    <w:p w14:paraId="189923BD">
      <w:pPr>
        <w:pStyle w:val="25"/>
        <w:jc w:val="both"/>
        <w:rPr>
          <w:ins w:id="216" w:author="赵博磊" w:date="2026-05-12T18:20:55Z"/>
          <w:rFonts w:hint="eastAsia" w:ascii="宋体" w:hAnsi="宋体" w:eastAsia="宋体" w:cs="宋体"/>
        </w:rPr>
        <w:pPrChange w:id="215" w:author="赵博磊" w:date="2026-05-12T18:20:56Z">
          <w:pPr>
            <w:pStyle w:val="25"/>
          </w:pPr>
        </w:pPrChange>
      </w:pPr>
      <w:ins w:id="217" w:author="赵博磊" w:date="2026-05-12T18:20:57Z">
        <w:r>
          <w:rPr>
            <w:rFonts w:hint="eastAsia" w:ascii="宋体" w:hAnsi="宋体" w:eastAsia="宋体" w:cs="宋体"/>
          </w:rPr>
          <w:t>为了更直观地比较不同聚类数量下的划分效果，本文进一步绘制 k=2、k=3、k=4 的 PCA 二维投影图。图5-7 至图5-9 显示，k=3 在保留高低消费差异的同时，能够识别中间消费层级，解释粒度更适合本文研究目标。</w:t>
        </w:r>
      </w:ins>
    </w:p>
    <w:p w14:paraId="6865E60A">
      <w:pPr>
        <w:pStyle w:val="25"/>
        <w:jc w:val="center"/>
        <w:rPr>
          <w:del w:id="219" w:author="赵博磊" w:date="2026-05-12T18:20:35Z"/>
          <w:rFonts w:hint="eastAsia" w:ascii="宋体" w:hAnsi="宋体" w:eastAsia="宋体" w:cs="宋体"/>
        </w:rPr>
        <w:pPrChange w:id="218" w:author="赵博磊" w:date="2026-05-12T18:20:54Z">
          <w:pPr>
            <w:pStyle w:val="25"/>
          </w:pPr>
        </w:pPrChange>
      </w:pPr>
    </w:p>
    <w:p w14:paraId="7916A794">
      <w:pPr>
        <w:pStyle w:val="25"/>
        <w:spacing w:after="60"/>
        <w:jc w:val="center"/>
        <w:rPr>
          <w:ins w:id="221" w:author="赵博磊" w:date="2026-05-12T18:21:16Z"/>
        </w:rPr>
        <w:pPrChange w:id="220" w:author="赵博磊" w:date="2026-05-12T18:20:54Z">
          <w:pPr>
            <w:pStyle w:val="19"/>
            <w:spacing w:after="60"/>
          </w:pPr>
        </w:pPrChange>
      </w:pPr>
      <w:ins w:id="222" w:author="赵博磊" w:date="2026-05-12T18:21:15Z">
        <w:r>
          <w:rPr/>
          <w:drawing>
            <wp:inline distT="0" distB="0" distL="114300" distR="114300">
              <wp:extent cx="5724525" cy="3816350"/>
              <wp:effectExtent l="0" t="0" r="952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724525" cy="3816350"/>
                      </a:xfrm>
                      <a:prstGeom prst="rect">
                        <a:avLst/>
                      </a:prstGeom>
                      <a:noFill/>
                      <a:ln>
                        <a:noFill/>
                      </a:ln>
                    </pic:spPr>
                  </pic:pic>
                </a:graphicData>
              </a:graphic>
            </wp:inline>
          </w:drawing>
        </w:r>
      </w:ins>
    </w:p>
    <w:p w14:paraId="0483FCD7">
      <w:pPr>
        <w:pStyle w:val="25"/>
        <w:spacing w:after="60"/>
        <w:jc w:val="center"/>
        <w:rPr>
          <w:ins w:id="225" w:author="赵博磊" w:date="2026-05-12T18:21:29Z"/>
        </w:rPr>
        <w:pPrChange w:id="224" w:author="赵博磊" w:date="2026-05-12T18:20:54Z">
          <w:pPr>
            <w:pStyle w:val="19"/>
            <w:spacing w:after="60"/>
          </w:pPr>
        </w:pPrChange>
      </w:pPr>
      <w:ins w:id="226" w:author="赵博磊" w:date="2026-05-12T18:21:23Z">
        <w:r>
          <w:rPr/>
          <w:drawing>
            <wp:inline distT="0" distB="0" distL="114300" distR="114300">
              <wp:extent cx="5724525" cy="3816350"/>
              <wp:effectExtent l="0" t="0" r="9525"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724525" cy="3816350"/>
                      </a:xfrm>
                      <a:prstGeom prst="rect">
                        <a:avLst/>
                      </a:prstGeom>
                      <a:noFill/>
                      <a:ln>
                        <a:noFill/>
                      </a:ln>
                    </pic:spPr>
                  </pic:pic>
                </a:graphicData>
              </a:graphic>
            </wp:inline>
          </w:drawing>
        </w:r>
      </w:ins>
    </w:p>
    <w:p w14:paraId="4950844A">
      <w:pPr>
        <w:pStyle w:val="25"/>
        <w:spacing w:after="60"/>
        <w:jc w:val="center"/>
        <w:rPr>
          <w:ins w:id="229" w:author="赵博磊" w:date="2026-05-12T18:21:31Z"/>
        </w:rPr>
        <w:pPrChange w:id="228" w:author="赵博磊" w:date="2026-05-12T18:20:54Z">
          <w:pPr>
            <w:pStyle w:val="19"/>
            <w:spacing w:after="60"/>
          </w:pPr>
        </w:pPrChange>
      </w:pPr>
      <w:ins w:id="230" w:author="赵博磊" w:date="2026-05-12T18:21:30Z">
        <w:r>
          <w:rPr/>
          <w:drawing>
            <wp:inline distT="0" distB="0" distL="114300" distR="114300">
              <wp:extent cx="5724525" cy="3816350"/>
              <wp:effectExtent l="0" t="0" r="9525"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724525" cy="3816350"/>
                      </a:xfrm>
                      <a:prstGeom prst="rect">
                        <a:avLst/>
                      </a:prstGeom>
                      <a:noFill/>
                      <a:ln>
                        <a:noFill/>
                      </a:ln>
                    </pic:spPr>
                  </pic:pic>
                </a:graphicData>
              </a:graphic>
            </wp:inline>
          </w:drawing>
        </w:r>
      </w:ins>
    </w:p>
    <w:p w14:paraId="68A3F269">
      <w:pPr>
        <w:pStyle w:val="25"/>
        <w:spacing w:after="60"/>
        <w:jc w:val="both"/>
        <w:rPr>
          <w:ins w:id="233" w:author="赵博磊" w:date="2026-05-12T18:21:41Z"/>
          <w:rFonts w:hint="eastAsia"/>
        </w:rPr>
        <w:pPrChange w:id="232" w:author="赵博磊" w:date="2026-05-12T18:21:32Z">
          <w:pPr>
            <w:pStyle w:val="19"/>
            <w:spacing w:after="60"/>
          </w:pPr>
        </w:pPrChange>
      </w:pPr>
      <w:ins w:id="234" w:author="赵博磊" w:date="2026-05-12T18:21:53Z">
        <w:r>
          <w:rPr>
            <w:rFonts w:hint="eastAsia"/>
          </w:rPr>
          <w:t>表5-1 候选聚类数评价指标</w:t>
        </w:r>
      </w:ins>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40"/>
        <w:gridCol w:w="1540"/>
        <w:gridCol w:w="1540"/>
        <w:gridCol w:w="1540"/>
        <w:gridCol w:w="1541"/>
        <w:gridCol w:w="1541"/>
      </w:tblGrid>
      <w:tr w14:paraId="512E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235" w:author="赵博磊" w:date="2026-05-12T18:22:30Z"/>
        </w:trPr>
        <w:tc>
          <w:tcPr>
            <w:tcW w:w="1540" w:type="dxa"/>
          </w:tcPr>
          <w:p w14:paraId="36445C01">
            <w:pPr>
              <w:pStyle w:val="25"/>
              <w:jc w:val="center"/>
              <w:rPr>
                <w:ins w:id="237" w:author="赵博磊" w:date="2026-05-12T18:22:30Z"/>
                <w:rFonts w:hint="eastAsia" w:eastAsiaTheme="minorEastAsia"/>
                <w:vertAlign w:val="baseline"/>
                <w:lang w:val="en-US" w:eastAsia="zh-CN"/>
              </w:rPr>
              <w:pPrChange w:id="236" w:author="赵博磊" w:date="2026-05-12T18:22:36Z">
                <w:pPr>
                  <w:pStyle w:val="25"/>
                  <w:jc w:val="both"/>
                </w:pPr>
              </w:pPrChange>
            </w:pPr>
            <w:ins w:id="238" w:author="赵博磊" w:date="2026-05-12T18:22:44Z">
              <w:r>
                <w:rPr>
                  <w:rFonts w:hint="eastAsia"/>
                  <w:vertAlign w:val="baseline"/>
                  <w:lang w:val="en-US" w:eastAsia="zh-CN"/>
                </w:rPr>
                <w:t>K</w:t>
              </w:r>
            </w:ins>
          </w:p>
        </w:tc>
        <w:tc>
          <w:tcPr>
            <w:tcW w:w="1540" w:type="dxa"/>
          </w:tcPr>
          <w:p w14:paraId="1D61C50D">
            <w:pPr>
              <w:pStyle w:val="25"/>
              <w:jc w:val="center"/>
              <w:rPr>
                <w:ins w:id="240" w:author="赵博磊" w:date="2026-05-12T18:22:30Z"/>
                <w:rFonts w:hint="default" w:eastAsiaTheme="minorEastAsia"/>
                <w:vertAlign w:val="baseline"/>
                <w:lang w:val="en-US" w:eastAsia="zh-CN"/>
              </w:rPr>
              <w:pPrChange w:id="239" w:author="赵博磊" w:date="2026-05-12T18:22:36Z">
                <w:pPr>
                  <w:pStyle w:val="25"/>
                  <w:jc w:val="both"/>
                </w:pPr>
              </w:pPrChange>
            </w:pPr>
            <w:ins w:id="241" w:author="赵博磊" w:date="2026-05-12T18:22:46Z">
              <w:r>
                <w:rPr>
                  <w:rFonts w:hint="eastAsia"/>
                  <w:vertAlign w:val="baseline"/>
                  <w:lang w:val="en-US" w:eastAsia="zh-CN"/>
                </w:rPr>
                <w:t>SSE</w:t>
              </w:r>
            </w:ins>
          </w:p>
        </w:tc>
        <w:tc>
          <w:tcPr>
            <w:tcW w:w="1540" w:type="dxa"/>
          </w:tcPr>
          <w:p w14:paraId="1E1A8B4B">
            <w:pPr>
              <w:pStyle w:val="25"/>
              <w:jc w:val="center"/>
              <w:rPr>
                <w:ins w:id="243" w:author="赵博磊" w:date="2026-05-12T18:22:30Z"/>
                <w:rFonts w:hint="default" w:eastAsiaTheme="minorEastAsia"/>
                <w:vertAlign w:val="baseline"/>
                <w:lang w:val="en-US" w:eastAsia="zh-CN"/>
              </w:rPr>
              <w:pPrChange w:id="242" w:author="赵博磊" w:date="2026-05-12T18:22:36Z">
                <w:pPr>
                  <w:pStyle w:val="25"/>
                  <w:jc w:val="both"/>
                </w:pPr>
              </w:pPrChange>
            </w:pPr>
            <w:ins w:id="244" w:author="赵博磊" w:date="2026-05-12T18:22:48Z">
              <w:r>
                <w:rPr>
                  <w:rFonts w:hint="eastAsia"/>
                  <w:vertAlign w:val="baseline"/>
                  <w:lang w:val="en-US" w:eastAsia="zh-CN"/>
                </w:rPr>
                <w:t>S</w:t>
              </w:r>
            </w:ins>
            <w:ins w:id="245" w:author="赵博磊" w:date="2026-05-12T18:22:50Z">
              <w:r>
                <w:rPr>
                  <w:rFonts w:hint="eastAsia"/>
                  <w:vertAlign w:val="baseline"/>
                  <w:lang w:val="en-US" w:eastAsia="zh-CN"/>
                </w:rPr>
                <w:t>SE</w:t>
              </w:r>
            </w:ins>
            <w:ins w:id="246" w:author="赵博磊" w:date="2026-05-12T18:22:53Z">
              <w:r>
                <w:rPr>
                  <w:rFonts w:hint="eastAsia"/>
                  <w:vertAlign w:val="baseline"/>
                  <w:lang w:val="en-US" w:eastAsia="zh-CN"/>
                </w:rPr>
                <w:t>下降率</w:t>
              </w:r>
            </w:ins>
          </w:p>
        </w:tc>
        <w:tc>
          <w:tcPr>
            <w:tcW w:w="1540" w:type="dxa"/>
          </w:tcPr>
          <w:p w14:paraId="3FA30502">
            <w:pPr>
              <w:pStyle w:val="25"/>
              <w:jc w:val="center"/>
              <w:rPr>
                <w:ins w:id="248" w:author="赵博磊" w:date="2026-05-12T18:22:30Z"/>
                <w:rFonts w:hint="eastAsia" w:eastAsiaTheme="minorEastAsia"/>
                <w:vertAlign w:val="baseline"/>
                <w:lang w:val="en-US" w:eastAsia="zh-CN"/>
              </w:rPr>
              <w:pPrChange w:id="247" w:author="赵博磊" w:date="2026-05-12T18:22:36Z">
                <w:pPr>
                  <w:pStyle w:val="25"/>
                  <w:jc w:val="both"/>
                </w:pPr>
              </w:pPrChange>
            </w:pPr>
            <w:ins w:id="249" w:author="赵博磊" w:date="2026-05-12T18:22:56Z">
              <w:r>
                <w:rPr>
                  <w:rFonts w:hint="eastAsia"/>
                  <w:vertAlign w:val="baseline"/>
                  <w:lang w:val="en-US" w:eastAsia="zh-CN"/>
                </w:rPr>
                <w:t>轮廓系数</w:t>
              </w:r>
            </w:ins>
          </w:p>
        </w:tc>
        <w:tc>
          <w:tcPr>
            <w:tcW w:w="1541" w:type="dxa"/>
          </w:tcPr>
          <w:p w14:paraId="08E6CA82">
            <w:pPr>
              <w:pStyle w:val="25"/>
              <w:jc w:val="center"/>
              <w:rPr>
                <w:ins w:id="251" w:author="赵博磊" w:date="2026-05-12T18:22:30Z"/>
                <w:rFonts w:hint="default" w:eastAsiaTheme="minorEastAsia"/>
                <w:vertAlign w:val="baseline"/>
                <w:lang w:val="en-US" w:eastAsia="zh-CN"/>
              </w:rPr>
              <w:pPrChange w:id="250" w:author="赵博磊" w:date="2026-05-12T18:22:36Z">
                <w:pPr>
                  <w:pStyle w:val="25"/>
                  <w:jc w:val="both"/>
                </w:pPr>
              </w:pPrChange>
            </w:pPr>
            <w:ins w:id="252" w:author="赵博磊" w:date="2026-05-12T18:22:59Z">
              <w:r>
                <w:rPr>
                  <w:rFonts w:hint="eastAsia"/>
                  <w:vertAlign w:val="baseline"/>
                  <w:lang w:val="en-US" w:eastAsia="zh-CN"/>
                </w:rPr>
                <w:t>CH</w:t>
              </w:r>
            </w:ins>
            <w:ins w:id="253" w:author="赵博磊" w:date="2026-05-12T18:23:00Z">
              <w:r>
                <w:rPr>
                  <w:rFonts w:hint="eastAsia"/>
                  <w:vertAlign w:val="baseline"/>
                  <w:lang w:val="en-US" w:eastAsia="zh-CN"/>
                </w:rPr>
                <w:t>指数</w:t>
              </w:r>
            </w:ins>
          </w:p>
        </w:tc>
        <w:tc>
          <w:tcPr>
            <w:tcW w:w="1541" w:type="dxa"/>
          </w:tcPr>
          <w:p w14:paraId="11F7F531">
            <w:pPr>
              <w:pStyle w:val="25"/>
              <w:jc w:val="center"/>
              <w:rPr>
                <w:ins w:id="255" w:author="赵博磊" w:date="2026-05-12T18:22:30Z"/>
                <w:rFonts w:hint="default" w:eastAsiaTheme="minorEastAsia"/>
                <w:vertAlign w:val="baseline"/>
                <w:lang w:val="en-US" w:eastAsia="zh-CN"/>
              </w:rPr>
              <w:pPrChange w:id="254" w:author="赵博磊" w:date="2026-05-12T18:22:36Z">
                <w:pPr>
                  <w:pStyle w:val="25"/>
                  <w:jc w:val="both"/>
                </w:pPr>
              </w:pPrChange>
            </w:pPr>
            <w:ins w:id="256" w:author="赵博磊" w:date="2026-05-12T18:23:02Z">
              <w:r>
                <w:rPr>
                  <w:rFonts w:hint="eastAsia"/>
                  <w:vertAlign w:val="baseline"/>
                  <w:lang w:val="en-US" w:eastAsia="zh-CN"/>
                </w:rPr>
                <w:t>DB</w:t>
              </w:r>
            </w:ins>
            <w:ins w:id="257" w:author="赵博磊" w:date="2026-05-12T18:23:03Z">
              <w:r>
                <w:rPr>
                  <w:rFonts w:hint="eastAsia"/>
                  <w:vertAlign w:val="baseline"/>
                  <w:lang w:val="en-US" w:eastAsia="zh-CN"/>
                </w:rPr>
                <w:t>指数</w:t>
              </w:r>
            </w:ins>
          </w:p>
        </w:tc>
      </w:tr>
      <w:tr w14:paraId="3EF1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258" w:author="赵博磊" w:date="2026-05-12T18:22:30Z"/>
        </w:trPr>
        <w:tc>
          <w:tcPr>
            <w:tcW w:w="1540" w:type="dxa"/>
          </w:tcPr>
          <w:p w14:paraId="41200D8A">
            <w:pPr>
              <w:pStyle w:val="25"/>
              <w:jc w:val="center"/>
              <w:rPr>
                <w:ins w:id="260" w:author="赵博磊" w:date="2026-05-12T18:22:30Z"/>
                <w:rFonts w:hint="eastAsia" w:eastAsiaTheme="minorEastAsia"/>
                <w:vertAlign w:val="baseline"/>
                <w:lang w:val="en-US" w:eastAsia="zh-CN"/>
              </w:rPr>
              <w:pPrChange w:id="259" w:author="赵博磊" w:date="2026-05-12T18:22:36Z">
                <w:pPr>
                  <w:pStyle w:val="25"/>
                  <w:jc w:val="both"/>
                </w:pPr>
              </w:pPrChange>
            </w:pPr>
            <w:ins w:id="261" w:author="赵博磊" w:date="2026-05-12T18:23:05Z">
              <w:r>
                <w:rPr>
                  <w:rFonts w:hint="eastAsia"/>
                  <w:vertAlign w:val="baseline"/>
                  <w:lang w:val="en-US" w:eastAsia="zh-CN"/>
                </w:rPr>
                <w:t>2</w:t>
              </w:r>
            </w:ins>
          </w:p>
        </w:tc>
        <w:tc>
          <w:tcPr>
            <w:tcW w:w="1540" w:type="dxa"/>
          </w:tcPr>
          <w:p w14:paraId="4BED4884">
            <w:pPr>
              <w:pStyle w:val="25"/>
              <w:jc w:val="center"/>
              <w:rPr>
                <w:ins w:id="263" w:author="赵博磊" w:date="2026-05-12T18:22:30Z"/>
                <w:rFonts w:hint="default" w:eastAsiaTheme="minorEastAsia"/>
                <w:vertAlign w:val="baseline"/>
                <w:lang w:val="en-US" w:eastAsia="zh-CN"/>
              </w:rPr>
              <w:pPrChange w:id="262" w:author="赵博磊" w:date="2026-05-12T18:22:36Z">
                <w:pPr>
                  <w:pStyle w:val="25"/>
                  <w:jc w:val="both"/>
                </w:pPr>
              </w:pPrChange>
            </w:pPr>
            <w:ins w:id="264" w:author="赵博磊" w:date="2026-05-12T18:23:16Z">
              <w:r>
                <w:rPr>
                  <w:rFonts w:hint="eastAsia"/>
                  <w:vertAlign w:val="baseline"/>
                  <w:lang w:val="en-US" w:eastAsia="zh-CN"/>
                </w:rPr>
                <w:t>1</w:t>
              </w:r>
            </w:ins>
            <w:ins w:id="265" w:author="赵博磊" w:date="2026-05-12T18:23:17Z">
              <w:r>
                <w:rPr>
                  <w:rFonts w:hint="eastAsia"/>
                  <w:vertAlign w:val="baseline"/>
                  <w:lang w:val="en-US" w:eastAsia="zh-CN"/>
                </w:rPr>
                <w:t>43</w:t>
              </w:r>
            </w:ins>
            <w:ins w:id="266" w:author="赵博磊" w:date="2026-05-12T18:23:19Z">
              <w:r>
                <w:rPr>
                  <w:rFonts w:hint="eastAsia"/>
                  <w:vertAlign w:val="baseline"/>
                  <w:lang w:val="en-US" w:eastAsia="zh-CN"/>
                </w:rPr>
                <w:t>8</w:t>
              </w:r>
            </w:ins>
            <w:ins w:id="267" w:author="赵博磊" w:date="2026-05-12T18:23:21Z">
              <w:r>
                <w:rPr>
                  <w:rFonts w:hint="eastAsia"/>
                  <w:vertAlign w:val="baseline"/>
                  <w:lang w:val="en-US" w:eastAsia="zh-CN"/>
                </w:rPr>
                <w:t>1</w:t>
              </w:r>
            </w:ins>
            <w:ins w:id="268" w:author="赵博磊" w:date="2026-05-12T18:23:22Z">
              <w:r>
                <w:rPr>
                  <w:rFonts w:hint="eastAsia"/>
                  <w:vertAlign w:val="baseline"/>
                  <w:lang w:val="en-US" w:eastAsia="zh-CN"/>
                </w:rPr>
                <w:t>.</w:t>
              </w:r>
            </w:ins>
            <w:ins w:id="269" w:author="赵博磊" w:date="2026-05-12T18:23:26Z">
              <w:r>
                <w:rPr>
                  <w:rFonts w:hint="eastAsia"/>
                  <w:vertAlign w:val="baseline"/>
                  <w:lang w:val="en-US" w:eastAsia="zh-CN"/>
                </w:rPr>
                <w:t>98</w:t>
              </w:r>
            </w:ins>
          </w:p>
        </w:tc>
        <w:tc>
          <w:tcPr>
            <w:tcW w:w="1540" w:type="dxa"/>
          </w:tcPr>
          <w:p w14:paraId="33C78946">
            <w:pPr>
              <w:pStyle w:val="25"/>
              <w:jc w:val="center"/>
              <w:rPr>
                <w:ins w:id="271" w:author="赵博磊" w:date="2026-05-12T18:22:30Z"/>
                <w:rFonts w:hint="eastAsia"/>
                <w:vertAlign w:val="baseline"/>
              </w:rPr>
              <w:pPrChange w:id="270" w:author="赵博磊" w:date="2026-05-12T18:22:36Z">
                <w:pPr>
                  <w:pStyle w:val="25"/>
                  <w:jc w:val="both"/>
                </w:pPr>
              </w:pPrChange>
            </w:pPr>
          </w:p>
        </w:tc>
        <w:tc>
          <w:tcPr>
            <w:tcW w:w="1540" w:type="dxa"/>
          </w:tcPr>
          <w:p w14:paraId="1EEA5339">
            <w:pPr>
              <w:pStyle w:val="25"/>
              <w:jc w:val="center"/>
              <w:rPr>
                <w:ins w:id="273" w:author="赵博磊" w:date="2026-05-12T18:22:30Z"/>
                <w:rFonts w:hint="eastAsia"/>
                <w:vertAlign w:val="baseline"/>
              </w:rPr>
              <w:pPrChange w:id="272" w:author="赵博磊" w:date="2026-05-12T18:22:36Z">
                <w:pPr>
                  <w:pStyle w:val="25"/>
                  <w:jc w:val="both"/>
                </w:pPr>
              </w:pPrChange>
            </w:pPr>
            <w:ins w:id="274" w:author="赵博磊" w:date="2026-05-12T18:25:13Z">
              <w:r>
                <w:rPr>
                  <w:rFonts w:hint="eastAsia"/>
                </w:rPr>
                <w:t>0.4069</w:t>
              </w:r>
            </w:ins>
          </w:p>
        </w:tc>
        <w:tc>
          <w:tcPr>
            <w:tcW w:w="1541" w:type="dxa"/>
          </w:tcPr>
          <w:p w14:paraId="23A16EAD">
            <w:pPr>
              <w:pStyle w:val="25"/>
              <w:jc w:val="center"/>
              <w:rPr>
                <w:ins w:id="276" w:author="赵博磊" w:date="2026-05-12T18:22:30Z"/>
                <w:rFonts w:hint="eastAsia"/>
                <w:vertAlign w:val="baseline"/>
              </w:rPr>
              <w:pPrChange w:id="275" w:author="赵博磊" w:date="2026-05-12T18:22:36Z">
                <w:pPr>
                  <w:pStyle w:val="25"/>
                  <w:jc w:val="both"/>
                </w:pPr>
              </w:pPrChange>
            </w:pPr>
            <w:ins w:id="277" w:author="赵博磊" w:date="2026-05-12T18:26:26Z">
              <w:r>
                <w:rPr>
                  <w:rFonts w:hint="eastAsia"/>
                  <w:vertAlign w:val="baseline"/>
                </w:rPr>
                <w:t>137.72</w:t>
              </w:r>
            </w:ins>
          </w:p>
        </w:tc>
        <w:tc>
          <w:tcPr>
            <w:tcW w:w="1541" w:type="dxa"/>
          </w:tcPr>
          <w:p w14:paraId="7488F462">
            <w:pPr>
              <w:pStyle w:val="25"/>
              <w:jc w:val="center"/>
              <w:rPr>
                <w:ins w:id="279" w:author="赵博磊" w:date="2026-05-12T18:22:30Z"/>
                <w:rFonts w:hint="eastAsia"/>
                <w:vertAlign w:val="baseline"/>
              </w:rPr>
              <w:pPrChange w:id="278" w:author="赵博磊" w:date="2026-05-12T18:22:36Z">
                <w:pPr>
                  <w:pStyle w:val="25"/>
                  <w:jc w:val="both"/>
                </w:pPr>
              </w:pPrChange>
            </w:pPr>
            <w:ins w:id="280" w:author="赵博磊" w:date="2026-05-12T18:27:04Z">
              <w:r>
                <w:rPr>
                  <w:rFonts w:hint="eastAsia"/>
                  <w:vertAlign w:val="baseline"/>
                </w:rPr>
                <w:t>1.8589</w:t>
              </w:r>
            </w:ins>
          </w:p>
        </w:tc>
      </w:tr>
      <w:tr w14:paraId="7C0D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281" w:author="赵博磊" w:date="2026-05-12T18:22:30Z"/>
        </w:trPr>
        <w:tc>
          <w:tcPr>
            <w:tcW w:w="1540" w:type="dxa"/>
          </w:tcPr>
          <w:p w14:paraId="65081E43">
            <w:pPr>
              <w:pStyle w:val="25"/>
              <w:jc w:val="center"/>
              <w:rPr>
                <w:ins w:id="283" w:author="赵博磊" w:date="2026-05-12T18:22:30Z"/>
                <w:rFonts w:hint="default" w:eastAsiaTheme="minorEastAsia"/>
                <w:vertAlign w:val="baseline"/>
                <w:lang w:val="en-US" w:eastAsia="zh-CN"/>
              </w:rPr>
              <w:pPrChange w:id="282" w:author="赵博磊" w:date="2026-05-12T18:22:36Z">
                <w:pPr>
                  <w:pStyle w:val="25"/>
                  <w:jc w:val="both"/>
                </w:pPr>
              </w:pPrChange>
            </w:pPr>
            <w:ins w:id="284" w:author="赵博磊" w:date="2026-05-12T18:23:31Z">
              <w:r>
                <w:rPr>
                  <w:rFonts w:hint="eastAsia"/>
                  <w:vertAlign w:val="baseline"/>
                  <w:lang w:val="en-US" w:eastAsia="zh-CN"/>
                </w:rPr>
                <w:t>3</w:t>
              </w:r>
            </w:ins>
          </w:p>
        </w:tc>
        <w:tc>
          <w:tcPr>
            <w:tcW w:w="1540" w:type="dxa"/>
          </w:tcPr>
          <w:p w14:paraId="1AF38EFE">
            <w:pPr>
              <w:pStyle w:val="25"/>
              <w:jc w:val="center"/>
              <w:rPr>
                <w:ins w:id="286" w:author="赵博磊" w:date="2026-05-12T18:22:30Z"/>
                <w:rFonts w:hint="default" w:eastAsiaTheme="minorEastAsia"/>
                <w:vertAlign w:val="baseline"/>
                <w:lang w:val="en-US" w:eastAsia="zh-CN"/>
              </w:rPr>
              <w:pPrChange w:id="285" w:author="赵博磊" w:date="2026-05-12T18:22:36Z">
                <w:pPr>
                  <w:pStyle w:val="25"/>
                  <w:jc w:val="both"/>
                </w:pPr>
              </w:pPrChange>
            </w:pPr>
            <w:ins w:id="287" w:author="赵博磊" w:date="2026-05-12T18:23:38Z">
              <w:r>
                <w:rPr>
                  <w:rFonts w:hint="eastAsia"/>
                  <w:vertAlign w:val="baseline"/>
                  <w:lang w:val="en-US" w:eastAsia="zh-CN"/>
                </w:rPr>
                <w:t>13</w:t>
              </w:r>
            </w:ins>
            <w:ins w:id="288" w:author="赵博磊" w:date="2026-05-12T18:23:39Z">
              <w:r>
                <w:rPr>
                  <w:rFonts w:hint="eastAsia"/>
                  <w:vertAlign w:val="baseline"/>
                  <w:lang w:val="en-US" w:eastAsia="zh-CN"/>
                </w:rPr>
                <w:t>0</w:t>
              </w:r>
            </w:ins>
            <w:ins w:id="289" w:author="赵博磊" w:date="2026-05-12T18:23:42Z">
              <w:r>
                <w:rPr>
                  <w:rFonts w:hint="eastAsia"/>
                  <w:vertAlign w:val="baseline"/>
                  <w:lang w:val="en-US" w:eastAsia="zh-CN"/>
                </w:rPr>
                <w:t>72.</w:t>
              </w:r>
            </w:ins>
            <w:ins w:id="290" w:author="赵博磊" w:date="2026-05-12T18:23:43Z">
              <w:r>
                <w:rPr>
                  <w:rFonts w:hint="eastAsia"/>
                  <w:vertAlign w:val="baseline"/>
                  <w:lang w:val="en-US" w:eastAsia="zh-CN"/>
                </w:rPr>
                <w:t>71</w:t>
              </w:r>
            </w:ins>
          </w:p>
        </w:tc>
        <w:tc>
          <w:tcPr>
            <w:tcW w:w="1540" w:type="dxa"/>
          </w:tcPr>
          <w:p w14:paraId="12BD0462">
            <w:pPr>
              <w:pStyle w:val="25"/>
              <w:jc w:val="center"/>
              <w:rPr>
                <w:ins w:id="292" w:author="赵博磊" w:date="2026-05-12T18:22:30Z"/>
                <w:rFonts w:hint="default" w:eastAsiaTheme="minorEastAsia"/>
                <w:vertAlign w:val="baseline"/>
                <w:lang w:val="en-US" w:eastAsia="zh-CN"/>
              </w:rPr>
              <w:pPrChange w:id="291" w:author="赵博磊" w:date="2026-05-12T18:22:36Z">
                <w:pPr>
                  <w:pStyle w:val="25"/>
                  <w:jc w:val="both"/>
                </w:pPr>
              </w:pPrChange>
            </w:pPr>
            <w:ins w:id="293" w:author="赵博磊" w:date="2026-05-12T18:24:25Z">
              <w:r>
                <w:rPr>
                  <w:rFonts w:hint="eastAsia"/>
                  <w:vertAlign w:val="baseline"/>
                  <w:lang w:val="en-US" w:eastAsia="zh-CN"/>
                </w:rPr>
                <w:t>9</w:t>
              </w:r>
            </w:ins>
            <w:ins w:id="294" w:author="赵博磊" w:date="2026-05-12T18:24:26Z">
              <w:r>
                <w:rPr>
                  <w:rFonts w:hint="eastAsia"/>
                  <w:vertAlign w:val="baseline"/>
                  <w:lang w:val="en-US" w:eastAsia="zh-CN"/>
                </w:rPr>
                <w:t>.10</w:t>
              </w:r>
            </w:ins>
            <w:ins w:id="295" w:author="赵博磊" w:date="2026-05-12T18:24:27Z">
              <w:r>
                <w:rPr>
                  <w:rFonts w:hint="eastAsia"/>
                  <w:vertAlign w:val="baseline"/>
                  <w:lang w:val="en-US" w:eastAsia="zh-CN"/>
                </w:rPr>
                <w:t>%</w:t>
              </w:r>
            </w:ins>
          </w:p>
        </w:tc>
        <w:tc>
          <w:tcPr>
            <w:tcW w:w="1540" w:type="dxa"/>
          </w:tcPr>
          <w:p w14:paraId="751A93D6">
            <w:pPr>
              <w:pStyle w:val="25"/>
              <w:jc w:val="center"/>
              <w:rPr>
                <w:ins w:id="297" w:author="赵博磊" w:date="2026-05-12T18:22:30Z"/>
                <w:rFonts w:hint="eastAsia"/>
                <w:vertAlign w:val="baseline"/>
              </w:rPr>
              <w:pPrChange w:id="296" w:author="赵博磊" w:date="2026-05-12T18:22:36Z">
                <w:pPr>
                  <w:pStyle w:val="25"/>
                  <w:jc w:val="both"/>
                </w:pPr>
              </w:pPrChange>
            </w:pPr>
            <w:ins w:id="298" w:author="赵博磊" w:date="2026-05-12T18:25:25Z">
              <w:r>
                <w:rPr>
                  <w:rFonts w:hint="eastAsia"/>
                </w:rPr>
                <w:t>0.1154</w:t>
              </w:r>
            </w:ins>
          </w:p>
        </w:tc>
        <w:tc>
          <w:tcPr>
            <w:tcW w:w="1541" w:type="dxa"/>
          </w:tcPr>
          <w:p w14:paraId="6FC723AB">
            <w:pPr>
              <w:pStyle w:val="25"/>
              <w:jc w:val="center"/>
              <w:rPr>
                <w:ins w:id="300" w:author="赵博磊" w:date="2026-05-12T18:22:30Z"/>
                <w:rFonts w:hint="eastAsia"/>
                <w:vertAlign w:val="baseline"/>
              </w:rPr>
              <w:pPrChange w:id="299" w:author="赵博磊" w:date="2026-05-12T18:22:36Z">
                <w:pPr>
                  <w:pStyle w:val="25"/>
                  <w:jc w:val="both"/>
                </w:pPr>
              </w:pPrChange>
            </w:pPr>
            <w:ins w:id="301" w:author="赵博磊" w:date="2026-05-12T18:26:32Z">
              <w:r>
                <w:rPr>
                  <w:rFonts w:hint="eastAsia"/>
                  <w:vertAlign w:val="baseline"/>
                </w:rPr>
                <w:t>121.55</w:t>
              </w:r>
            </w:ins>
          </w:p>
        </w:tc>
        <w:tc>
          <w:tcPr>
            <w:tcW w:w="1541" w:type="dxa"/>
          </w:tcPr>
          <w:p w14:paraId="243C6F74">
            <w:pPr>
              <w:pStyle w:val="25"/>
              <w:jc w:val="center"/>
              <w:rPr>
                <w:ins w:id="303" w:author="赵博磊" w:date="2026-05-12T18:22:30Z"/>
                <w:rFonts w:hint="eastAsia"/>
                <w:vertAlign w:val="baseline"/>
              </w:rPr>
              <w:pPrChange w:id="302" w:author="赵博磊" w:date="2026-05-12T18:22:36Z">
                <w:pPr>
                  <w:pStyle w:val="25"/>
                  <w:jc w:val="both"/>
                </w:pPr>
              </w:pPrChange>
            </w:pPr>
            <w:ins w:id="304" w:author="赵博磊" w:date="2026-05-12T18:27:09Z">
              <w:r>
                <w:rPr>
                  <w:rFonts w:hint="eastAsia"/>
                  <w:vertAlign w:val="baseline"/>
                </w:rPr>
                <w:t>2.2806</w:t>
              </w:r>
            </w:ins>
          </w:p>
        </w:tc>
      </w:tr>
      <w:tr w14:paraId="76DA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305" w:author="赵博磊" w:date="2026-05-12T18:22:30Z"/>
        </w:trPr>
        <w:tc>
          <w:tcPr>
            <w:tcW w:w="1540" w:type="dxa"/>
          </w:tcPr>
          <w:p w14:paraId="40630D38">
            <w:pPr>
              <w:pStyle w:val="25"/>
              <w:jc w:val="center"/>
              <w:rPr>
                <w:ins w:id="307" w:author="赵博磊" w:date="2026-05-12T18:22:30Z"/>
                <w:rFonts w:hint="default" w:eastAsiaTheme="minorEastAsia"/>
                <w:vertAlign w:val="baseline"/>
                <w:lang w:val="en-US" w:eastAsia="zh-CN"/>
              </w:rPr>
              <w:pPrChange w:id="306" w:author="赵博磊" w:date="2026-05-12T18:22:36Z">
                <w:pPr>
                  <w:pStyle w:val="25"/>
                  <w:jc w:val="both"/>
                </w:pPr>
              </w:pPrChange>
            </w:pPr>
            <w:ins w:id="308" w:author="赵博磊" w:date="2026-05-12T18:23:32Z">
              <w:r>
                <w:rPr>
                  <w:rFonts w:hint="eastAsia"/>
                  <w:vertAlign w:val="baseline"/>
                  <w:lang w:val="en-US" w:eastAsia="zh-CN"/>
                </w:rPr>
                <w:t>4</w:t>
              </w:r>
            </w:ins>
          </w:p>
        </w:tc>
        <w:tc>
          <w:tcPr>
            <w:tcW w:w="1540" w:type="dxa"/>
          </w:tcPr>
          <w:p w14:paraId="651CD0A9">
            <w:pPr>
              <w:pStyle w:val="25"/>
              <w:jc w:val="center"/>
              <w:rPr>
                <w:ins w:id="310" w:author="赵博磊" w:date="2026-05-12T18:22:30Z"/>
                <w:rFonts w:hint="default" w:eastAsiaTheme="minorEastAsia"/>
                <w:vertAlign w:val="baseline"/>
                <w:lang w:val="en-US" w:eastAsia="zh-CN"/>
              </w:rPr>
              <w:pPrChange w:id="309" w:author="赵博磊" w:date="2026-05-12T18:22:36Z">
                <w:pPr>
                  <w:pStyle w:val="25"/>
                  <w:jc w:val="both"/>
                </w:pPr>
              </w:pPrChange>
            </w:pPr>
            <w:ins w:id="311" w:author="赵博磊" w:date="2026-05-12T18:23:46Z">
              <w:r>
                <w:rPr>
                  <w:rFonts w:hint="eastAsia"/>
                  <w:vertAlign w:val="baseline"/>
                  <w:lang w:val="en-US" w:eastAsia="zh-CN"/>
                </w:rPr>
                <w:t>122</w:t>
              </w:r>
            </w:ins>
            <w:ins w:id="312" w:author="赵博磊" w:date="2026-05-12T18:23:48Z">
              <w:r>
                <w:rPr>
                  <w:rFonts w:hint="eastAsia"/>
                  <w:vertAlign w:val="baseline"/>
                  <w:lang w:val="en-US" w:eastAsia="zh-CN"/>
                </w:rPr>
                <w:t>9</w:t>
              </w:r>
            </w:ins>
            <w:ins w:id="313" w:author="赵博磊" w:date="2026-05-12T18:23:49Z">
              <w:r>
                <w:rPr>
                  <w:rFonts w:hint="eastAsia"/>
                  <w:vertAlign w:val="baseline"/>
                  <w:lang w:val="en-US" w:eastAsia="zh-CN"/>
                </w:rPr>
                <w:t>1</w:t>
              </w:r>
            </w:ins>
            <w:ins w:id="314" w:author="赵博磊" w:date="2026-05-12T18:23:50Z">
              <w:r>
                <w:rPr>
                  <w:rFonts w:hint="eastAsia"/>
                  <w:vertAlign w:val="baseline"/>
                  <w:lang w:val="en-US" w:eastAsia="zh-CN"/>
                </w:rPr>
                <w:t>.</w:t>
              </w:r>
            </w:ins>
            <w:ins w:id="315" w:author="赵博磊" w:date="2026-05-12T18:23:51Z">
              <w:r>
                <w:rPr>
                  <w:rFonts w:hint="eastAsia"/>
                  <w:vertAlign w:val="baseline"/>
                  <w:lang w:val="en-US" w:eastAsia="zh-CN"/>
                </w:rPr>
                <w:t>40</w:t>
              </w:r>
            </w:ins>
          </w:p>
        </w:tc>
        <w:tc>
          <w:tcPr>
            <w:tcW w:w="1540" w:type="dxa"/>
          </w:tcPr>
          <w:p w14:paraId="76AC7743">
            <w:pPr>
              <w:pStyle w:val="25"/>
              <w:jc w:val="center"/>
              <w:rPr>
                <w:ins w:id="317" w:author="赵博磊" w:date="2026-05-12T18:22:30Z"/>
                <w:rFonts w:hint="default" w:eastAsiaTheme="minorEastAsia"/>
                <w:vertAlign w:val="baseline"/>
                <w:lang w:val="en-US" w:eastAsia="zh-CN"/>
              </w:rPr>
              <w:pPrChange w:id="316" w:author="赵博磊" w:date="2026-05-12T18:22:36Z">
                <w:pPr>
                  <w:pStyle w:val="25"/>
                  <w:jc w:val="both"/>
                </w:pPr>
              </w:pPrChange>
            </w:pPr>
            <w:ins w:id="318" w:author="赵博磊" w:date="2026-05-12T18:24:30Z">
              <w:r>
                <w:rPr>
                  <w:rFonts w:hint="eastAsia"/>
                  <w:vertAlign w:val="baseline"/>
                  <w:lang w:val="en-US" w:eastAsia="zh-CN"/>
                </w:rPr>
                <w:t>5.98</w:t>
              </w:r>
            </w:ins>
            <w:ins w:id="319" w:author="赵博磊" w:date="2026-05-12T18:24:31Z">
              <w:r>
                <w:rPr>
                  <w:rFonts w:hint="eastAsia"/>
                  <w:vertAlign w:val="baseline"/>
                  <w:lang w:val="en-US" w:eastAsia="zh-CN"/>
                </w:rPr>
                <w:t>%</w:t>
              </w:r>
            </w:ins>
          </w:p>
        </w:tc>
        <w:tc>
          <w:tcPr>
            <w:tcW w:w="1540" w:type="dxa"/>
          </w:tcPr>
          <w:p w14:paraId="7D9E41A3">
            <w:pPr>
              <w:pStyle w:val="25"/>
              <w:jc w:val="center"/>
              <w:rPr>
                <w:ins w:id="321" w:author="赵博磊" w:date="2026-05-12T18:22:30Z"/>
                <w:rFonts w:hint="eastAsia"/>
                <w:vertAlign w:val="baseline"/>
              </w:rPr>
              <w:pPrChange w:id="320" w:author="赵博磊" w:date="2026-05-12T18:22:36Z">
                <w:pPr>
                  <w:pStyle w:val="25"/>
                  <w:jc w:val="both"/>
                </w:pPr>
              </w:pPrChange>
            </w:pPr>
            <w:ins w:id="322" w:author="赵博磊" w:date="2026-05-12T18:25:39Z">
              <w:r>
                <w:rPr>
                  <w:rFonts w:hint="eastAsia"/>
                </w:rPr>
                <w:t>0.1050</w:t>
              </w:r>
            </w:ins>
          </w:p>
        </w:tc>
        <w:tc>
          <w:tcPr>
            <w:tcW w:w="1541" w:type="dxa"/>
          </w:tcPr>
          <w:p w14:paraId="191F818C">
            <w:pPr>
              <w:pStyle w:val="25"/>
              <w:jc w:val="center"/>
              <w:rPr>
                <w:ins w:id="324" w:author="赵博磊" w:date="2026-05-12T18:22:30Z"/>
                <w:rFonts w:hint="eastAsia"/>
                <w:vertAlign w:val="baseline"/>
              </w:rPr>
              <w:pPrChange w:id="323" w:author="赵博磊" w:date="2026-05-12T18:22:36Z">
                <w:pPr>
                  <w:pStyle w:val="25"/>
                  <w:jc w:val="both"/>
                </w:pPr>
              </w:pPrChange>
            </w:pPr>
            <w:ins w:id="325" w:author="赵博磊" w:date="2026-05-12T18:26:39Z">
              <w:r>
                <w:rPr>
                  <w:rFonts w:hint="eastAsia"/>
                  <w:vertAlign w:val="baseline"/>
                </w:rPr>
                <w:t>105.47</w:t>
              </w:r>
            </w:ins>
          </w:p>
        </w:tc>
        <w:tc>
          <w:tcPr>
            <w:tcW w:w="1541" w:type="dxa"/>
          </w:tcPr>
          <w:p w14:paraId="260DBF75">
            <w:pPr>
              <w:pStyle w:val="25"/>
              <w:jc w:val="center"/>
              <w:rPr>
                <w:ins w:id="327" w:author="赵博磊" w:date="2026-05-12T18:22:30Z"/>
                <w:rFonts w:hint="eastAsia"/>
                <w:vertAlign w:val="baseline"/>
              </w:rPr>
              <w:pPrChange w:id="326" w:author="赵博磊" w:date="2026-05-12T18:22:36Z">
                <w:pPr>
                  <w:pStyle w:val="25"/>
                  <w:jc w:val="both"/>
                </w:pPr>
              </w:pPrChange>
            </w:pPr>
            <w:ins w:id="328" w:author="赵博磊" w:date="2026-05-12T18:27:14Z">
              <w:r>
                <w:rPr>
                  <w:rFonts w:hint="eastAsia"/>
                  <w:vertAlign w:val="baseline"/>
                </w:rPr>
                <w:t>2.2460</w:t>
              </w:r>
            </w:ins>
          </w:p>
        </w:tc>
      </w:tr>
      <w:tr w14:paraId="79B4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329" w:author="赵博磊" w:date="2026-05-12T18:22:30Z"/>
        </w:trPr>
        <w:tc>
          <w:tcPr>
            <w:tcW w:w="1540" w:type="dxa"/>
          </w:tcPr>
          <w:p w14:paraId="348207BA">
            <w:pPr>
              <w:pStyle w:val="25"/>
              <w:jc w:val="center"/>
              <w:rPr>
                <w:ins w:id="331" w:author="赵博磊" w:date="2026-05-12T18:22:30Z"/>
                <w:rFonts w:hint="eastAsia" w:eastAsiaTheme="minorEastAsia"/>
                <w:vertAlign w:val="baseline"/>
                <w:lang w:val="en-US" w:eastAsia="zh-CN"/>
              </w:rPr>
              <w:pPrChange w:id="330" w:author="赵博磊" w:date="2026-05-12T18:22:36Z">
                <w:pPr>
                  <w:pStyle w:val="25"/>
                  <w:jc w:val="both"/>
                </w:pPr>
              </w:pPrChange>
            </w:pPr>
            <w:ins w:id="332" w:author="赵博磊" w:date="2026-05-12T18:23:32Z">
              <w:r>
                <w:rPr>
                  <w:rFonts w:hint="eastAsia"/>
                  <w:vertAlign w:val="baseline"/>
                  <w:lang w:val="en-US" w:eastAsia="zh-CN"/>
                </w:rPr>
                <w:t>5</w:t>
              </w:r>
            </w:ins>
          </w:p>
        </w:tc>
        <w:tc>
          <w:tcPr>
            <w:tcW w:w="1540" w:type="dxa"/>
          </w:tcPr>
          <w:p w14:paraId="79E52D9A">
            <w:pPr>
              <w:pStyle w:val="25"/>
              <w:jc w:val="center"/>
              <w:rPr>
                <w:ins w:id="334" w:author="赵博磊" w:date="2026-05-12T18:22:30Z"/>
                <w:rFonts w:hint="default" w:eastAsiaTheme="minorEastAsia"/>
                <w:vertAlign w:val="baseline"/>
                <w:lang w:val="en-US" w:eastAsia="zh-CN"/>
              </w:rPr>
              <w:pPrChange w:id="333" w:author="赵博磊" w:date="2026-05-12T18:22:36Z">
                <w:pPr>
                  <w:pStyle w:val="25"/>
                  <w:jc w:val="both"/>
                </w:pPr>
              </w:pPrChange>
            </w:pPr>
            <w:ins w:id="335" w:author="赵博磊" w:date="2026-05-12T18:23:53Z">
              <w:r>
                <w:rPr>
                  <w:rFonts w:hint="eastAsia"/>
                  <w:vertAlign w:val="baseline"/>
                  <w:lang w:val="en-US" w:eastAsia="zh-CN"/>
                </w:rPr>
                <w:t>11</w:t>
              </w:r>
            </w:ins>
            <w:ins w:id="336" w:author="赵博磊" w:date="2026-05-12T18:23:55Z">
              <w:r>
                <w:rPr>
                  <w:rFonts w:hint="eastAsia"/>
                  <w:vertAlign w:val="baseline"/>
                  <w:lang w:val="en-US" w:eastAsia="zh-CN"/>
                </w:rPr>
                <w:t>55</w:t>
              </w:r>
            </w:ins>
            <w:ins w:id="337" w:author="赵博磊" w:date="2026-05-12T18:23:56Z">
              <w:r>
                <w:rPr>
                  <w:rFonts w:hint="eastAsia"/>
                  <w:vertAlign w:val="baseline"/>
                  <w:lang w:val="en-US" w:eastAsia="zh-CN"/>
                </w:rPr>
                <w:t>1</w:t>
              </w:r>
            </w:ins>
            <w:ins w:id="338" w:author="赵博磊" w:date="2026-05-12T18:23:57Z">
              <w:r>
                <w:rPr>
                  <w:rFonts w:hint="eastAsia"/>
                  <w:vertAlign w:val="baseline"/>
                  <w:lang w:val="en-US" w:eastAsia="zh-CN"/>
                </w:rPr>
                <w:t>.</w:t>
              </w:r>
            </w:ins>
            <w:ins w:id="339" w:author="赵博磊" w:date="2026-05-12T18:23:59Z">
              <w:r>
                <w:rPr>
                  <w:rFonts w:hint="eastAsia"/>
                  <w:vertAlign w:val="baseline"/>
                  <w:lang w:val="en-US" w:eastAsia="zh-CN"/>
                </w:rPr>
                <w:t>39</w:t>
              </w:r>
            </w:ins>
          </w:p>
        </w:tc>
        <w:tc>
          <w:tcPr>
            <w:tcW w:w="1540" w:type="dxa"/>
          </w:tcPr>
          <w:p w14:paraId="3A2001F3">
            <w:pPr>
              <w:pStyle w:val="25"/>
              <w:jc w:val="center"/>
              <w:rPr>
                <w:ins w:id="341" w:author="赵博磊" w:date="2026-05-12T18:22:30Z"/>
                <w:rFonts w:hint="default" w:eastAsiaTheme="minorEastAsia"/>
                <w:vertAlign w:val="baseline"/>
                <w:lang w:val="en-US" w:eastAsia="zh-CN"/>
              </w:rPr>
              <w:pPrChange w:id="340" w:author="赵博磊" w:date="2026-05-12T18:22:36Z">
                <w:pPr>
                  <w:pStyle w:val="25"/>
                  <w:jc w:val="both"/>
                </w:pPr>
              </w:pPrChange>
            </w:pPr>
            <w:ins w:id="342" w:author="赵博磊" w:date="2026-05-12T18:24:33Z">
              <w:r>
                <w:rPr>
                  <w:rFonts w:hint="eastAsia"/>
                  <w:vertAlign w:val="baseline"/>
                  <w:lang w:val="en-US" w:eastAsia="zh-CN"/>
                </w:rPr>
                <w:t>6</w:t>
              </w:r>
            </w:ins>
            <w:ins w:id="343" w:author="赵博磊" w:date="2026-05-12T18:24:34Z">
              <w:r>
                <w:rPr>
                  <w:rFonts w:hint="eastAsia"/>
                  <w:vertAlign w:val="baseline"/>
                  <w:lang w:val="en-US" w:eastAsia="zh-CN"/>
                </w:rPr>
                <w:t>.02</w:t>
              </w:r>
            </w:ins>
            <w:ins w:id="344" w:author="赵博磊" w:date="2026-05-12T18:24:38Z">
              <w:r>
                <w:rPr>
                  <w:rFonts w:hint="eastAsia"/>
                  <w:vertAlign w:val="baseline"/>
                  <w:lang w:val="en-US" w:eastAsia="zh-CN"/>
                </w:rPr>
                <w:t>%</w:t>
              </w:r>
            </w:ins>
          </w:p>
        </w:tc>
        <w:tc>
          <w:tcPr>
            <w:tcW w:w="1540" w:type="dxa"/>
          </w:tcPr>
          <w:p w14:paraId="64CD264D">
            <w:pPr>
              <w:pStyle w:val="25"/>
              <w:jc w:val="center"/>
              <w:rPr>
                <w:ins w:id="346" w:author="赵博磊" w:date="2026-05-12T18:22:30Z"/>
                <w:rFonts w:hint="eastAsia"/>
                <w:vertAlign w:val="baseline"/>
              </w:rPr>
              <w:pPrChange w:id="345" w:author="赵博磊" w:date="2026-05-12T18:22:36Z">
                <w:pPr>
                  <w:pStyle w:val="25"/>
                  <w:jc w:val="both"/>
                </w:pPr>
              </w:pPrChange>
            </w:pPr>
            <w:ins w:id="347" w:author="赵博磊" w:date="2026-05-12T18:25:50Z">
              <w:r>
                <w:rPr>
                  <w:rFonts w:hint="eastAsia"/>
                  <w:vertAlign w:val="baseline"/>
                </w:rPr>
                <w:t>0.1094</w:t>
              </w:r>
            </w:ins>
          </w:p>
        </w:tc>
        <w:tc>
          <w:tcPr>
            <w:tcW w:w="1541" w:type="dxa"/>
          </w:tcPr>
          <w:p w14:paraId="55BA116D">
            <w:pPr>
              <w:pStyle w:val="25"/>
              <w:jc w:val="center"/>
              <w:rPr>
                <w:ins w:id="349" w:author="赵博磊" w:date="2026-05-12T18:22:30Z"/>
                <w:rFonts w:hint="eastAsia"/>
                <w:vertAlign w:val="baseline"/>
              </w:rPr>
              <w:pPrChange w:id="348" w:author="赵博磊" w:date="2026-05-12T18:22:36Z">
                <w:pPr>
                  <w:pStyle w:val="25"/>
                  <w:jc w:val="both"/>
                </w:pPr>
              </w:pPrChange>
            </w:pPr>
            <w:ins w:id="350" w:author="赵博磊" w:date="2026-05-12T18:26:44Z">
              <w:r>
                <w:rPr>
                  <w:rFonts w:hint="eastAsia"/>
                  <w:vertAlign w:val="baseline"/>
                </w:rPr>
                <w:t>98.72</w:t>
              </w:r>
            </w:ins>
          </w:p>
        </w:tc>
        <w:tc>
          <w:tcPr>
            <w:tcW w:w="1541" w:type="dxa"/>
          </w:tcPr>
          <w:p w14:paraId="7848FED4">
            <w:pPr>
              <w:pStyle w:val="25"/>
              <w:jc w:val="center"/>
              <w:rPr>
                <w:ins w:id="352" w:author="赵博磊" w:date="2026-05-12T18:22:30Z"/>
                <w:rFonts w:hint="eastAsia"/>
                <w:vertAlign w:val="baseline"/>
              </w:rPr>
              <w:pPrChange w:id="351" w:author="赵博磊" w:date="2026-05-12T18:22:36Z">
                <w:pPr>
                  <w:pStyle w:val="25"/>
                  <w:jc w:val="both"/>
                </w:pPr>
              </w:pPrChange>
            </w:pPr>
            <w:ins w:id="353" w:author="赵博磊" w:date="2026-05-12T18:27:19Z">
              <w:r>
                <w:rPr>
                  <w:rFonts w:hint="eastAsia"/>
                  <w:vertAlign w:val="baseline"/>
                </w:rPr>
                <w:t>1.8917</w:t>
              </w:r>
            </w:ins>
          </w:p>
        </w:tc>
      </w:tr>
      <w:tr w14:paraId="7E47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354" w:author="赵博磊" w:date="2026-05-12T18:22:30Z"/>
        </w:trPr>
        <w:tc>
          <w:tcPr>
            <w:tcW w:w="1540" w:type="dxa"/>
          </w:tcPr>
          <w:p w14:paraId="6FE53007">
            <w:pPr>
              <w:pStyle w:val="25"/>
              <w:jc w:val="center"/>
              <w:rPr>
                <w:ins w:id="356" w:author="赵博磊" w:date="2026-05-12T18:22:30Z"/>
                <w:rFonts w:hint="eastAsia" w:eastAsiaTheme="minorEastAsia"/>
                <w:vertAlign w:val="baseline"/>
                <w:lang w:val="en-US" w:eastAsia="zh-CN"/>
              </w:rPr>
              <w:pPrChange w:id="355" w:author="赵博磊" w:date="2026-05-12T18:22:36Z">
                <w:pPr>
                  <w:pStyle w:val="25"/>
                  <w:jc w:val="both"/>
                </w:pPr>
              </w:pPrChange>
            </w:pPr>
            <w:ins w:id="357" w:author="赵博磊" w:date="2026-05-12T18:23:33Z">
              <w:r>
                <w:rPr>
                  <w:rFonts w:hint="eastAsia"/>
                  <w:vertAlign w:val="baseline"/>
                  <w:lang w:val="en-US" w:eastAsia="zh-CN"/>
                </w:rPr>
                <w:t>6</w:t>
              </w:r>
            </w:ins>
          </w:p>
        </w:tc>
        <w:tc>
          <w:tcPr>
            <w:tcW w:w="1540" w:type="dxa"/>
          </w:tcPr>
          <w:p w14:paraId="708EC4FC">
            <w:pPr>
              <w:pStyle w:val="25"/>
              <w:jc w:val="center"/>
              <w:rPr>
                <w:ins w:id="359" w:author="赵博磊" w:date="2026-05-12T18:22:30Z"/>
                <w:rFonts w:hint="default" w:eastAsiaTheme="minorEastAsia"/>
                <w:vertAlign w:val="baseline"/>
                <w:lang w:val="en-US" w:eastAsia="zh-CN"/>
              </w:rPr>
              <w:pPrChange w:id="358" w:author="赵博磊" w:date="2026-05-12T18:22:36Z">
                <w:pPr>
                  <w:pStyle w:val="25"/>
                  <w:jc w:val="both"/>
                </w:pPr>
              </w:pPrChange>
            </w:pPr>
            <w:ins w:id="360" w:author="赵博磊" w:date="2026-05-12T18:24:04Z">
              <w:r>
                <w:rPr>
                  <w:rFonts w:hint="eastAsia"/>
                  <w:vertAlign w:val="baseline"/>
                  <w:lang w:val="en-US" w:eastAsia="zh-CN"/>
                </w:rPr>
                <w:t>109</w:t>
              </w:r>
            </w:ins>
            <w:ins w:id="361" w:author="赵博磊" w:date="2026-05-12T18:24:05Z">
              <w:r>
                <w:rPr>
                  <w:rFonts w:hint="eastAsia"/>
                  <w:vertAlign w:val="baseline"/>
                  <w:lang w:val="en-US" w:eastAsia="zh-CN"/>
                </w:rPr>
                <w:t>08</w:t>
              </w:r>
            </w:ins>
            <w:ins w:id="362" w:author="赵博磊" w:date="2026-05-12T18:24:06Z">
              <w:r>
                <w:rPr>
                  <w:rFonts w:hint="eastAsia"/>
                  <w:vertAlign w:val="baseline"/>
                  <w:lang w:val="en-US" w:eastAsia="zh-CN"/>
                </w:rPr>
                <w:t>.3</w:t>
              </w:r>
            </w:ins>
            <w:ins w:id="363" w:author="赵博磊" w:date="2026-05-12T18:24:07Z">
              <w:r>
                <w:rPr>
                  <w:rFonts w:hint="eastAsia"/>
                  <w:vertAlign w:val="baseline"/>
                  <w:lang w:val="en-US" w:eastAsia="zh-CN"/>
                </w:rPr>
                <w:t>0</w:t>
              </w:r>
            </w:ins>
          </w:p>
        </w:tc>
        <w:tc>
          <w:tcPr>
            <w:tcW w:w="1540" w:type="dxa"/>
          </w:tcPr>
          <w:p w14:paraId="3BA4F772">
            <w:pPr>
              <w:pStyle w:val="25"/>
              <w:jc w:val="center"/>
              <w:rPr>
                <w:ins w:id="365" w:author="赵博磊" w:date="2026-05-12T18:22:30Z"/>
                <w:rFonts w:hint="eastAsia" w:eastAsiaTheme="minorEastAsia"/>
                <w:vertAlign w:val="baseline"/>
                <w:lang w:val="en-US" w:eastAsia="zh-CN"/>
              </w:rPr>
              <w:pPrChange w:id="364" w:author="赵博磊" w:date="2026-05-12T18:22:36Z">
                <w:pPr>
                  <w:pStyle w:val="25"/>
                  <w:jc w:val="both"/>
                </w:pPr>
              </w:pPrChange>
            </w:pPr>
            <w:ins w:id="366" w:author="赵博磊" w:date="2026-05-12T18:24:44Z">
              <w:r>
                <w:rPr>
                  <w:rFonts w:hint="eastAsia"/>
                  <w:vertAlign w:val="baseline"/>
                  <w:lang w:val="en-US" w:eastAsia="zh-CN"/>
                </w:rPr>
                <w:t>5.57</w:t>
              </w:r>
            </w:ins>
            <w:ins w:id="367" w:author="赵博磊" w:date="2026-05-12T18:24:35Z">
              <w:r>
                <w:rPr>
                  <w:rFonts w:hint="eastAsia"/>
                  <w:vertAlign w:val="baseline"/>
                  <w:lang w:val="en-US" w:eastAsia="zh-CN"/>
                </w:rPr>
                <w:t>%</w:t>
              </w:r>
            </w:ins>
          </w:p>
        </w:tc>
        <w:tc>
          <w:tcPr>
            <w:tcW w:w="1540" w:type="dxa"/>
          </w:tcPr>
          <w:p w14:paraId="24821A09">
            <w:pPr>
              <w:pStyle w:val="25"/>
              <w:jc w:val="center"/>
              <w:rPr>
                <w:ins w:id="369" w:author="赵博磊" w:date="2026-05-12T18:22:30Z"/>
                <w:rFonts w:hint="eastAsia"/>
                <w:vertAlign w:val="baseline"/>
              </w:rPr>
              <w:pPrChange w:id="368" w:author="赵博磊" w:date="2026-05-12T18:22:36Z">
                <w:pPr>
                  <w:pStyle w:val="25"/>
                  <w:jc w:val="both"/>
                </w:pPr>
              </w:pPrChange>
            </w:pPr>
            <w:ins w:id="370" w:author="赵博磊" w:date="2026-05-12T18:26:11Z">
              <w:r>
                <w:rPr>
                  <w:rFonts w:hint="eastAsia"/>
                  <w:vertAlign w:val="baseline"/>
                </w:rPr>
                <w:t>0.1154</w:t>
              </w:r>
            </w:ins>
          </w:p>
        </w:tc>
        <w:tc>
          <w:tcPr>
            <w:tcW w:w="1541" w:type="dxa"/>
          </w:tcPr>
          <w:p w14:paraId="128E733B">
            <w:pPr>
              <w:pStyle w:val="25"/>
              <w:jc w:val="center"/>
              <w:rPr>
                <w:ins w:id="372" w:author="赵博磊" w:date="2026-05-12T18:22:30Z"/>
                <w:rFonts w:hint="eastAsia"/>
                <w:vertAlign w:val="baseline"/>
              </w:rPr>
              <w:pPrChange w:id="371" w:author="赵博磊" w:date="2026-05-12T18:22:36Z">
                <w:pPr>
                  <w:pStyle w:val="25"/>
                  <w:jc w:val="both"/>
                </w:pPr>
              </w:pPrChange>
            </w:pPr>
            <w:ins w:id="373" w:author="赵博磊" w:date="2026-05-12T18:26:49Z">
              <w:r>
                <w:rPr>
                  <w:rFonts w:hint="eastAsia"/>
                  <w:vertAlign w:val="baseline"/>
                </w:rPr>
                <w:t>94.31</w:t>
              </w:r>
            </w:ins>
          </w:p>
        </w:tc>
        <w:tc>
          <w:tcPr>
            <w:tcW w:w="1541" w:type="dxa"/>
          </w:tcPr>
          <w:p w14:paraId="3E2A70C8">
            <w:pPr>
              <w:pStyle w:val="25"/>
              <w:jc w:val="center"/>
              <w:rPr>
                <w:ins w:id="375" w:author="赵博磊" w:date="2026-05-12T18:22:30Z"/>
                <w:rFonts w:hint="eastAsia"/>
                <w:vertAlign w:val="baseline"/>
              </w:rPr>
              <w:pPrChange w:id="374" w:author="赵博磊" w:date="2026-05-12T18:22:36Z">
                <w:pPr>
                  <w:pStyle w:val="25"/>
                  <w:jc w:val="both"/>
                </w:pPr>
              </w:pPrChange>
            </w:pPr>
            <w:ins w:id="376" w:author="赵博磊" w:date="2026-05-12T18:27:24Z">
              <w:r>
                <w:rPr>
                  <w:rFonts w:hint="eastAsia"/>
                  <w:vertAlign w:val="baseline"/>
                </w:rPr>
                <w:t>1.8025</w:t>
              </w:r>
            </w:ins>
          </w:p>
        </w:tc>
      </w:tr>
      <w:tr w14:paraId="33D7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377" w:author="赵博磊" w:date="2026-05-12T18:22:30Z"/>
        </w:trPr>
        <w:tc>
          <w:tcPr>
            <w:tcW w:w="1540" w:type="dxa"/>
          </w:tcPr>
          <w:p w14:paraId="65E684CB">
            <w:pPr>
              <w:pStyle w:val="25"/>
              <w:jc w:val="center"/>
              <w:rPr>
                <w:ins w:id="379" w:author="赵博磊" w:date="2026-05-12T18:22:30Z"/>
                <w:rFonts w:hint="eastAsia" w:eastAsiaTheme="minorEastAsia"/>
                <w:vertAlign w:val="baseline"/>
                <w:lang w:val="en-US" w:eastAsia="zh-CN"/>
              </w:rPr>
              <w:pPrChange w:id="378" w:author="赵博磊" w:date="2026-05-12T18:22:36Z">
                <w:pPr>
                  <w:pStyle w:val="25"/>
                  <w:jc w:val="both"/>
                </w:pPr>
              </w:pPrChange>
            </w:pPr>
            <w:ins w:id="380" w:author="赵博磊" w:date="2026-05-12T18:23:33Z">
              <w:r>
                <w:rPr>
                  <w:rFonts w:hint="eastAsia"/>
                  <w:vertAlign w:val="baseline"/>
                  <w:lang w:val="en-US" w:eastAsia="zh-CN"/>
                </w:rPr>
                <w:t>7</w:t>
              </w:r>
            </w:ins>
          </w:p>
        </w:tc>
        <w:tc>
          <w:tcPr>
            <w:tcW w:w="1540" w:type="dxa"/>
          </w:tcPr>
          <w:p w14:paraId="00486EA0">
            <w:pPr>
              <w:pStyle w:val="25"/>
              <w:jc w:val="center"/>
              <w:rPr>
                <w:ins w:id="382" w:author="赵博磊" w:date="2026-05-12T18:22:30Z"/>
                <w:rFonts w:hint="default" w:eastAsiaTheme="minorEastAsia"/>
                <w:vertAlign w:val="baseline"/>
                <w:lang w:val="en-US" w:eastAsia="zh-CN"/>
              </w:rPr>
              <w:pPrChange w:id="381" w:author="赵博磊" w:date="2026-05-12T18:22:36Z">
                <w:pPr>
                  <w:pStyle w:val="25"/>
                  <w:jc w:val="both"/>
                </w:pPr>
              </w:pPrChange>
            </w:pPr>
            <w:ins w:id="383" w:author="赵博磊" w:date="2026-05-12T18:24:09Z">
              <w:r>
                <w:rPr>
                  <w:rFonts w:hint="eastAsia"/>
                  <w:vertAlign w:val="baseline"/>
                  <w:lang w:val="en-US" w:eastAsia="zh-CN"/>
                </w:rPr>
                <w:t>103</w:t>
              </w:r>
            </w:ins>
            <w:ins w:id="384" w:author="赵博磊" w:date="2026-05-12T18:24:10Z">
              <w:r>
                <w:rPr>
                  <w:rFonts w:hint="eastAsia"/>
                  <w:vertAlign w:val="baseline"/>
                  <w:lang w:val="en-US" w:eastAsia="zh-CN"/>
                </w:rPr>
                <w:t>65</w:t>
              </w:r>
            </w:ins>
            <w:ins w:id="385" w:author="赵博磊" w:date="2026-05-12T18:24:15Z">
              <w:r>
                <w:rPr>
                  <w:rFonts w:hint="eastAsia"/>
                  <w:vertAlign w:val="baseline"/>
                  <w:lang w:val="en-US" w:eastAsia="zh-CN"/>
                </w:rPr>
                <w:t>.</w:t>
              </w:r>
            </w:ins>
            <w:ins w:id="386" w:author="赵博磊" w:date="2026-05-12T18:24:12Z">
              <w:r>
                <w:rPr>
                  <w:rFonts w:hint="eastAsia"/>
                  <w:vertAlign w:val="baseline"/>
                  <w:lang w:val="en-US" w:eastAsia="zh-CN"/>
                </w:rPr>
                <w:t>51</w:t>
              </w:r>
            </w:ins>
          </w:p>
        </w:tc>
        <w:tc>
          <w:tcPr>
            <w:tcW w:w="1540" w:type="dxa"/>
          </w:tcPr>
          <w:p w14:paraId="70F3BC54">
            <w:pPr>
              <w:pStyle w:val="25"/>
              <w:jc w:val="center"/>
              <w:rPr>
                <w:ins w:id="388" w:author="赵博磊" w:date="2026-05-12T18:22:30Z"/>
                <w:rFonts w:hint="eastAsia" w:eastAsiaTheme="minorEastAsia"/>
                <w:vertAlign w:val="baseline"/>
                <w:lang w:val="en-US" w:eastAsia="zh-CN"/>
              </w:rPr>
              <w:pPrChange w:id="387" w:author="赵博磊" w:date="2026-05-12T18:22:36Z">
                <w:pPr>
                  <w:pStyle w:val="25"/>
                  <w:jc w:val="both"/>
                </w:pPr>
              </w:pPrChange>
            </w:pPr>
            <w:ins w:id="389" w:author="赵博磊" w:date="2026-05-12T18:24:51Z">
              <w:r>
                <w:rPr>
                  <w:rFonts w:hint="eastAsia"/>
                  <w:vertAlign w:val="baseline"/>
                  <w:lang w:val="en-US" w:eastAsia="zh-CN"/>
                </w:rPr>
                <w:t>4</w:t>
              </w:r>
            </w:ins>
            <w:ins w:id="390" w:author="赵博磊" w:date="2026-05-12T18:24:48Z">
              <w:r>
                <w:rPr>
                  <w:rFonts w:hint="eastAsia"/>
                  <w:vertAlign w:val="baseline"/>
                  <w:lang w:val="en-US" w:eastAsia="zh-CN"/>
                </w:rPr>
                <w:t>.</w:t>
              </w:r>
            </w:ins>
            <w:ins w:id="391" w:author="赵博磊" w:date="2026-05-12T18:24:49Z">
              <w:r>
                <w:rPr>
                  <w:rFonts w:hint="eastAsia"/>
                  <w:vertAlign w:val="baseline"/>
                  <w:lang w:val="en-US" w:eastAsia="zh-CN"/>
                </w:rPr>
                <w:t>98</w:t>
              </w:r>
            </w:ins>
            <w:ins w:id="392" w:author="赵博磊" w:date="2026-05-12T18:24:40Z">
              <w:r>
                <w:rPr>
                  <w:rFonts w:hint="eastAsia"/>
                  <w:vertAlign w:val="baseline"/>
                  <w:lang w:val="en-US" w:eastAsia="zh-CN"/>
                </w:rPr>
                <w:t>%</w:t>
              </w:r>
            </w:ins>
          </w:p>
        </w:tc>
        <w:tc>
          <w:tcPr>
            <w:tcW w:w="1540" w:type="dxa"/>
          </w:tcPr>
          <w:p w14:paraId="58E9053F">
            <w:pPr>
              <w:pStyle w:val="25"/>
              <w:jc w:val="center"/>
              <w:rPr>
                <w:ins w:id="394" w:author="赵博磊" w:date="2026-05-12T18:22:30Z"/>
                <w:rFonts w:hint="eastAsia"/>
                <w:vertAlign w:val="baseline"/>
              </w:rPr>
              <w:pPrChange w:id="393" w:author="赵博磊" w:date="2026-05-12T18:22:36Z">
                <w:pPr>
                  <w:pStyle w:val="25"/>
                  <w:jc w:val="both"/>
                </w:pPr>
              </w:pPrChange>
            </w:pPr>
            <w:ins w:id="395" w:author="赵博磊" w:date="2026-05-12T18:26:17Z">
              <w:r>
                <w:rPr>
                  <w:rFonts w:hint="eastAsia"/>
                  <w:vertAlign w:val="baseline"/>
                </w:rPr>
                <w:t>0.1159</w:t>
              </w:r>
            </w:ins>
          </w:p>
        </w:tc>
        <w:tc>
          <w:tcPr>
            <w:tcW w:w="1541" w:type="dxa"/>
          </w:tcPr>
          <w:p w14:paraId="06F471DA">
            <w:pPr>
              <w:pStyle w:val="25"/>
              <w:jc w:val="center"/>
              <w:rPr>
                <w:ins w:id="397" w:author="赵博磊" w:date="2026-05-12T18:22:30Z"/>
                <w:rFonts w:hint="eastAsia"/>
                <w:vertAlign w:val="baseline"/>
              </w:rPr>
              <w:pPrChange w:id="396" w:author="赵博磊" w:date="2026-05-12T18:22:36Z">
                <w:pPr>
                  <w:pStyle w:val="25"/>
                  <w:jc w:val="both"/>
                </w:pPr>
              </w:pPrChange>
            </w:pPr>
            <w:ins w:id="398" w:author="赵博磊" w:date="2026-05-12T18:26:54Z">
              <w:r>
                <w:rPr>
                  <w:rFonts w:hint="eastAsia"/>
                  <w:vertAlign w:val="baseline"/>
                </w:rPr>
                <w:t>90.57</w:t>
              </w:r>
            </w:ins>
          </w:p>
        </w:tc>
        <w:tc>
          <w:tcPr>
            <w:tcW w:w="1541" w:type="dxa"/>
          </w:tcPr>
          <w:p w14:paraId="69C0E51A">
            <w:pPr>
              <w:pStyle w:val="25"/>
              <w:jc w:val="center"/>
              <w:rPr>
                <w:ins w:id="400" w:author="赵博磊" w:date="2026-05-12T18:22:30Z"/>
                <w:rFonts w:hint="eastAsia"/>
                <w:vertAlign w:val="baseline"/>
              </w:rPr>
              <w:pPrChange w:id="399" w:author="赵博磊" w:date="2026-05-12T18:22:36Z">
                <w:pPr>
                  <w:pStyle w:val="25"/>
                  <w:jc w:val="both"/>
                </w:pPr>
              </w:pPrChange>
            </w:pPr>
            <w:ins w:id="401" w:author="赵博磊" w:date="2026-05-12T18:27:36Z">
              <w:r>
                <w:rPr>
                  <w:rFonts w:hint="eastAsia"/>
                  <w:vertAlign w:val="baseline"/>
                </w:rPr>
                <w:t>1.7653</w:t>
              </w:r>
            </w:ins>
          </w:p>
        </w:tc>
      </w:tr>
      <w:tr w14:paraId="1B01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ins w:id="402" w:author="赵博磊" w:date="2026-05-12T18:22:30Z"/>
        </w:trPr>
        <w:tc>
          <w:tcPr>
            <w:tcW w:w="1540" w:type="dxa"/>
          </w:tcPr>
          <w:p w14:paraId="6E2B6A67">
            <w:pPr>
              <w:pStyle w:val="25"/>
              <w:jc w:val="center"/>
              <w:rPr>
                <w:ins w:id="404" w:author="赵博磊" w:date="2026-05-12T18:22:30Z"/>
                <w:rFonts w:hint="eastAsia" w:eastAsiaTheme="minorEastAsia"/>
                <w:vertAlign w:val="baseline"/>
                <w:lang w:val="en-US" w:eastAsia="zh-CN"/>
              </w:rPr>
              <w:pPrChange w:id="403" w:author="赵博磊" w:date="2026-05-12T18:22:36Z">
                <w:pPr>
                  <w:pStyle w:val="25"/>
                  <w:jc w:val="both"/>
                </w:pPr>
              </w:pPrChange>
            </w:pPr>
            <w:ins w:id="405" w:author="赵博磊" w:date="2026-05-12T18:23:34Z">
              <w:r>
                <w:rPr>
                  <w:rFonts w:hint="eastAsia"/>
                  <w:vertAlign w:val="baseline"/>
                  <w:lang w:val="en-US" w:eastAsia="zh-CN"/>
                </w:rPr>
                <w:t>8</w:t>
              </w:r>
            </w:ins>
          </w:p>
        </w:tc>
        <w:tc>
          <w:tcPr>
            <w:tcW w:w="1540" w:type="dxa"/>
          </w:tcPr>
          <w:p w14:paraId="7E7A38C7">
            <w:pPr>
              <w:pStyle w:val="25"/>
              <w:jc w:val="center"/>
              <w:rPr>
                <w:ins w:id="407" w:author="赵博磊" w:date="2026-05-12T18:22:30Z"/>
                <w:rFonts w:hint="default" w:eastAsiaTheme="minorEastAsia"/>
                <w:vertAlign w:val="baseline"/>
                <w:lang w:val="en-US" w:eastAsia="zh-CN"/>
              </w:rPr>
              <w:pPrChange w:id="406" w:author="赵博磊" w:date="2026-05-12T18:22:36Z">
                <w:pPr>
                  <w:pStyle w:val="25"/>
                  <w:jc w:val="both"/>
                </w:pPr>
              </w:pPrChange>
            </w:pPr>
            <w:ins w:id="408" w:author="赵博磊" w:date="2026-05-12T18:24:19Z">
              <w:r>
                <w:rPr>
                  <w:rFonts w:hint="eastAsia"/>
                  <w:vertAlign w:val="baseline"/>
                  <w:lang w:val="en-US" w:eastAsia="zh-CN"/>
                </w:rPr>
                <w:t>99</w:t>
              </w:r>
            </w:ins>
            <w:ins w:id="409" w:author="赵博磊" w:date="2026-05-12T18:24:20Z">
              <w:r>
                <w:rPr>
                  <w:rFonts w:hint="eastAsia"/>
                  <w:vertAlign w:val="baseline"/>
                  <w:lang w:val="en-US" w:eastAsia="zh-CN"/>
                </w:rPr>
                <w:t>52</w:t>
              </w:r>
            </w:ins>
            <w:ins w:id="410" w:author="赵博磊" w:date="2026-05-12T18:24:21Z">
              <w:r>
                <w:rPr>
                  <w:rFonts w:hint="eastAsia"/>
                  <w:vertAlign w:val="baseline"/>
                  <w:lang w:val="en-US" w:eastAsia="zh-CN"/>
                </w:rPr>
                <w:t>.41</w:t>
              </w:r>
            </w:ins>
          </w:p>
        </w:tc>
        <w:tc>
          <w:tcPr>
            <w:tcW w:w="1540" w:type="dxa"/>
          </w:tcPr>
          <w:p w14:paraId="228EBAEB">
            <w:pPr>
              <w:pStyle w:val="25"/>
              <w:jc w:val="center"/>
              <w:rPr>
                <w:ins w:id="412" w:author="赵博磊" w:date="2026-05-12T18:22:30Z"/>
                <w:rFonts w:hint="eastAsia" w:eastAsiaTheme="minorEastAsia"/>
                <w:vertAlign w:val="baseline"/>
                <w:lang w:val="en-US" w:eastAsia="zh-CN"/>
              </w:rPr>
              <w:pPrChange w:id="411" w:author="赵博磊" w:date="2026-05-12T18:22:36Z">
                <w:pPr>
                  <w:pStyle w:val="25"/>
                  <w:jc w:val="both"/>
                </w:pPr>
              </w:pPrChange>
            </w:pPr>
            <w:ins w:id="413" w:author="赵博磊" w:date="2026-05-12T18:24:54Z">
              <w:r>
                <w:rPr>
                  <w:rFonts w:hint="eastAsia"/>
                  <w:vertAlign w:val="baseline"/>
                  <w:lang w:val="en-US" w:eastAsia="zh-CN"/>
                </w:rPr>
                <w:t>3.99</w:t>
              </w:r>
            </w:ins>
            <w:ins w:id="414" w:author="赵博磊" w:date="2026-05-12T18:24:40Z">
              <w:r>
                <w:rPr>
                  <w:rFonts w:hint="eastAsia"/>
                  <w:vertAlign w:val="baseline"/>
                  <w:lang w:val="en-US" w:eastAsia="zh-CN"/>
                </w:rPr>
                <w:t>%</w:t>
              </w:r>
            </w:ins>
          </w:p>
        </w:tc>
        <w:tc>
          <w:tcPr>
            <w:tcW w:w="1540" w:type="dxa"/>
          </w:tcPr>
          <w:p w14:paraId="0C1BDD6A">
            <w:pPr>
              <w:pStyle w:val="25"/>
              <w:jc w:val="center"/>
              <w:rPr>
                <w:ins w:id="416" w:author="赵博磊" w:date="2026-05-12T18:22:30Z"/>
                <w:rFonts w:hint="eastAsia"/>
                <w:vertAlign w:val="baseline"/>
              </w:rPr>
              <w:pPrChange w:id="415" w:author="赵博磊" w:date="2026-05-12T18:22:36Z">
                <w:pPr>
                  <w:pStyle w:val="25"/>
                  <w:jc w:val="both"/>
                </w:pPr>
              </w:pPrChange>
            </w:pPr>
            <w:ins w:id="417" w:author="赵博磊" w:date="2026-05-12T18:26:22Z">
              <w:r>
                <w:rPr>
                  <w:rFonts w:hint="eastAsia"/>
                  <w:vertAlign w:val="baseline"/>
                </w:rPr>
                <w:t>0.1182</w:t>
              </w:r>
            </w:ins>
          </w:p>
        </w:tc>
        <w:tc>
          <w:tcPr>
            <w:tcW w:w="1541" w:type="dxa"/>
          </w:tcPr>
          <w:p w14:paraId="74953523">
            <w:pPr>
              <w:pStyle w:val="25"/>
              <w:jc w:val="center"/>
              <w:rPr>
                <w:ins w:id="419" w:author="赵博磊" w:date="2026-05-12T18:22:30Z"/>
                <w:rFonts w:hint="eastAsia"/>
                <w:vertAlign w:val="baseline"/>
              </w:rPr>
              <w:pPrChange w:id="418" w:author="赵博磊" w:date="2026-05-12T18:22:36Z">
                <w:pPr>
                  <w:pStyle w:val="25"/>
                  <w:jc w:val="both"/>
                </w:pPr>
              </w:pPrChange>
            </w:pPr>
            <w:ins w:id="420" w:author="赵博磊" w:date="2026-05-12T18:26:58Z">
              <w:r>
                <w:rPr>
                  <w:rFonts w:hint="eastAsia"/>
                  <w:vertAlign w:val="baseline"/>
                </w:rPr>
                <w:t>86.17</w:t>
              </w:r>
            </w:ins>
          </w:p>
        </w:tc>
        <w:tc>
          <w:tcPr>
            <w:tcW w:w="1541" w:type="dxa"/>
          </w:tcPr>
          <w:p w14:paraId="5BE3705E">
            <w:pPr>
              <w:pStyle w:val="25"/>
              <w:jc w:val="center"/>
              <w:rPr>
                <w:ins w:id="422" w:author="赵博磊" w:date="2026-05-12T18:22:30Z"/>
                <w:rFonts w:hint="eastAsia"/>
                <w:vertAlign w:val="baseline"/>
              </w:rPr>
              <w:pPrChange w:id="421" w:author="赵博磊" w:date="2026-05-12T18:22:36Z">
                <w:pPr>
                  <w:pStyle w:val="25"/>
                  <w:jc w:val="both"/>
                </w:pPr>
              </w:pPrChange>
            </w:pPr>
            <w:ins w:id="423" w:author="赵博磊" w:date="2026-05-12T18:27:42Z">
              <w:r>
                <w:rPr>
                  <w:rFonts w:hint="eastAsia"/>
                  <w:vertAlign w:val="baseline"/>
                </w:rPr>
                <w:t>1.7505</w:t>
              </w:r>
            </w:ins>
          </w:p>
        </w:tc>
      </w:tr>
    </w:tbl>
    <w:p w14:paraId="15393698">
      <w:pPr>
        <w:pStyle w:val="25"/>
        <w:spacing w:after="60"/>
        <w:jc w:val="both"/>
        <w:rPr>
          <w:rFonts w:hint="eastAsia"/>
        </w:rPr>
        <w:pPrChange w:id="424" w:author="赵博磊" w:date="2026-05-12T18:21:32Z">
          <w:pPr>
            <w:pStyle w:val="19"/>
            <w:spacing w:after="60"/>
          </w:pPr>
        </w:pPrChange>
      </w:pPr>
    </w:p>
    <w:p w14:paraId="1A68856B">
      <w:pPr>
        <w:pStyle w:val="34"/>
        <w:rPr>
          <w:rFonts w:hint="eastAsia" w:ascii="宋体" w:hAnsi="宋体" w:eastAsia="宋体" w:cs="宋体"/>
        </w:rPr>
      </w:pPr>
      <w:r>
        <w:rPr>
          <w:rFonts w:hint="eastAsia" w:ascii="宋体" w:hAnsi="宋体" w:eastAsia="宋体" w:cs="宋体"/>
        </w:rPr>
        <w:t>5.3 多重共线性检验</w:t>
      </w:r>
    </w:p>
    <w:p w14:paraId="42B68059">
      <w:pPr>
        <w:pStyle w:val="25"/>
        <w:rPr>
          <w:rFonts w:hint="eastAsia" w:ascii="宋体" w:hAnsi="宋体" w:eastAsia="宋体" w:cs="宋体"/>
        </w:rPr>
      </w:pPr>
      <w:r>
        <w:rPr>
          <w:rFonts w:hint="eastAsia" w:ascii="宋体" w:hAnsi="宋体" w:eastAsia="宋体" w:cs="宋体"/>
        </w:rPr>
        <w:t>由于消费行为变量数量较多，且很多指标来源于相同原始记录的不同统计口径，变量之间较容易产生多重共线性问题。因此，在聚类建模或后续解释分析之前，需要进行方差膨胀因子检验和相关矩阵诊断。若某些变量之间共线性过强，则可通过变量剔除、主成分降维或特征组合等方式进行处理。</w:t>
      </w:r>
    </w:p>
    <w:p w14:paraId="68C1027F">
      <w:pPr>
        <w:pStyle w:val="19"/>
        <w:spacing w:after="60"/>
        <w:rPr>
          <w:rFonts w:hint="eastAsia" w:ascii="宋体" w:hAnsi="宋体" w:eastAsia="宋体" w:cs="宋体"/>
        </w:rPr>
      </w:pPr>
    </w:p>
    <w:p w14:paraId="36391F62">
      <w:pPr>
        <w:pStyle w:val="25"/>
        <w:rPr>
          <w:rFonts w:hint="eastAsia" w:ascii="宋体" w:hAnsi="宋体" w:eastAsia="宋体" w:cs="宋体"/>
        </w:rPr>
      </w:pPr>
      <w:r>
        <w:rPr>
          <w:rFonts w:hint="eastAsia" w:ascii="宋体" w:hAnsi="宋体" w:eastAsia="宋体" w:cs="宋体"/>
        </w:rPr>
        <w:t>从本文研究场景来看，月均消费额、学期总消费额和日均消费额之间往往高度相关；消费频次与商户覆盖数之间也可能存在较强联系。若不进行共线性处理，可能导致后续解释中维度重复，影响画像标签体系的清晰性。因此，多重共线性检验不仅是模型优化步骤，也是画像维度整合的重要依据。</w:t>
      </w:r>
    </w:p>
    <w:p w14:paraId="5BC1266C">
      <w:pPr>
        <w:pStyle w:val="19"/>
        <w:spacing w:after="60"/>
        <w:rPr>
          <w:rFonts w:hint="eastAsia" w:ascii="宋体" w:hAnsi="宋体" w:eastAsia="宋体" w:cs="宋体"/>
        </w:rPr>
      </w:pPr>
    </w:p>
    <w:p w14:paraId="770A9B30">
      <w:pPr>
        <w:pStyle w:val="34"/>
        <w:rPr>
          <w:rFonts w:hint="eastAsia" w:ascii="宋体" w:hAnsi="宋体" w:eastAsia="宋体" w:cs="宋体"/>
        </w:rPr>
      </w:pPr>
      <w:r>
        <w:rPr>
          <w:rFonts w:hint="eastAsia" w:ascii="宋体" w:hAnsi="宋体" w:eastAsia="宋体" w:cs="宋体"/>
        </w:rPr>
        <w:t>5.4 消费群体聚类分析</w:t>
      </w:r>
    </w:p>
    <w:p w14:paraId="3988FA2A">
      <w:pPr>
        <w:pStyle w:val="25"/>
        <w:rPr>
          <w:ins w:id="425" w:author="赵博磊" w:date="2026-05-12T18:29:01Z"/>
          <w:rFonts w:hint="eastAsia" w:ascii="宋体" w:hAnsi="宋体" w:eastAsia="宋体" w:cs="宋体"/>
        </w:rPr>
      </w:pPr>
      <w:ins w:id="426" w:author="赵博磊" w:date="2026-05-12T18:28:30Z">
        <w:r>
          <w:rPr>
            <w:rFonts w:hint="eastAsia" w:ascii="宋体" w:hAnsi="宋体" w:eastAsia="宋体" w:cs="宋体"/>
          </w:rPr>
          <w:t>基于肘部法则和解释需求，本文最终将学生消费行为划分为三类。聚类命名只依据各类学生人均总消费金额由高到低排序，不主动赋予消费偏好、消费风险或经济困难等语义。最终类别为类1-高消费、类2-中消费和类3-低消费。</w:t>
        </w:r>
      </w:ins>
    </w:p>
    <w:p w14:paraId="6975A4B2">
      <w:pPr>
        <w:pStyle w:val="25"/>
        <w:rPr>
          <w:ins w:id="427" w:author="赵博磊" w:date="2026-05-12T18:29:41Z"/>
        </w:rPr>
      </w:pPr>
      <w:ins w:id="428" w:author="赵博磊" w:date="2026-05-12T18:29:03Z">
        <w:commentRangeStart w:id="1"/>
        <w:r>
          <w:rPr>
            <w:rFonts w:hint="eastAsia" w:ascii="宋体" w:hAnsi="宋体" w:eastAsia="宋体" w:cs="宋体"/>
          </w:rPr>
          <w:t>表5-2 消费群体聚类结果</w:t>
        </w:r>
        <w:commentRangeEnd w:id="1"/>
      </w:ins>
      <w:r>
        <w:commentReference w:id="1"/>
      </w:r>
    </w:p>
    <w:p w14:paraId="40A18DE0">
      <w:pPr>
        <w:pStyle w:val="25"/>
        <w:rPr>
          <w:ins w:id="429" w:author="赵博磊" w:date="2026-05-12T18:29:53Z"/>
          <w:rFonts w:hint="eastAsia"/>
        </w:rPr>
      </w:pPr>
      <w:ins w:id="430" w:author="赵博磊" w:date="2026-05-12T18:29:47Z">
        <w:r>
          <w:rPr>
            <w:rFonts w:hint="eastAsia"/>
          </w:rPr>
          <w:t>图5-10 展示了三类学生的人数分布。高消费与中消费两类人数接近，分别占 46.35% 和 46.03%；低消费类人数较少，占 7.62%。这说明样本中的主要差异并非简单的多数低消费和少数高消费，而是高、中两个主体层级并存。</w:t>
        </w:r>
      </w:ins>
    </w:p>
    <w:p w14:paraId="6383F077">
      <w:pPr>
        <w:pStyle w:val="25"/>
        <w:jc w:val="center"/>
        <w:rPr>
          <w:ins w:id="432" w:author="赵博磊" w:date="2026-05-12T18:30:04Z"/>
        </w:rPr>
        <w:pPrChange w:id="431" w:author="赵博磊" w:date="2026-05-12T18:29:53Z">
          <w:pPr>
            <w:pStyle w:val="25"/>
          </w:pPr>
        </w:pPrChange>
      </w:pPr>
      <w:ins w:id="433" w:author="赵博磊" w:date="2026-05-12T18:29:54Z">
        <w:r>
          <w:rPr/>
          <w:drawing>
            <wp:inline distT="0" distB="0" distL="114300" distR="114300">
              <wp:extent cx="5724525" cy="3180715"/>
              <wp:effectExtent l="0" t="0" r="952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724525" cy="3180715"/>
                      </a:xfrm>
                      <a:prstGeom prst="rect">
                        <a:avLst/>
                      </a:prstGeom>
                      <a:noFill/>
                      <a:ln>
                        <a:noFill/>
                      </a:ln>
                    </pic:spPr>
                  </pic:pic>
                </a:graphicData>
              </a:graphic>
            </wp:inline>
          </w:drawing>
        </w:r>
      </w:ins>
    </w:p>
    <w:p w14:paraId="6345D62E">
      <w:pPr>
        <w:pStyle w:val="25"/>
        <w:jc w:val="both"/>
        <w:rPr>
          <w:ins w:id="436" w:author="赵博磊" w:date="2026-05-12T18:30:06Z"/>
          <w:rFonts w:hint="eastAsia"/>
        </w:rPr>
        <w:pPrChange w:id="435" w:author="赵博磊" w:date="2026-05-12T18:30:04Z">
          <w:pPr>
            <w:pStyle w:val="25"/>
          </w:pPr>
        </w:pPrChange>
      </w:pPr>
      <w:ins w:id="437" w:author="赵博磊" w:date="2026-05-12T18:30:05Z">
        <w:r>
          <w:rPr>
            <w:rFonts w:hint="eastAsia"/>
          </w:rPr>
          <w:t>图5-11 为最终聚类结果的 PCA 投影。从二维投影可以看出，低消费类在主成分空间中与其他类别距离较远，高消费与中消费之间存在一定交叠，但总体仍呈现可区分的层级结构。</w:t>
        </w:r>
      </w:ins>
    </w:p>
    <w:p w14:paraId="73113D22">
      <w:pPr>
        <w:pStyle w:val="25"/>
        <w:jc w:val="center"/>
        <w:rPr>
          <w:ins w:id="439" w:author="赵博磊" w:date="2026-05-12T18:30:15Z"/>
        </w:rPr>
        <w:pPrChange w:id="438" w:author="赵博磊" w:date="2026-05-12T18:30:12Z">
          <w:pPr>
            <w:pStyle w:val="25"/>
          </w:pPr>
        </w:pPrChange>
      </w:pPr>
      <w:ins w:id="440" w:author="赵博磊" w:date="2026-05-12T18:30:13Z">
        <w:r>
          <w:rPr/>
          <w:drawing>
            <wp:inline distT="0" distB="0" distL="114300" distR="114300">
              <wp:extent cx="5724525" cy="3816350"/>
              <wp:effectExtent l="0" t="0" r="952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724525" cy="3816350"/>
                      </a:xfrm>
                      <a:prstGeom prst="rect">
                        <a:avLst/>
                      </a:prstGeom>
                      <a:noFill/>
                      <a:ln>
                        <a:noFill/>
                      </a:ln>
                    </pic:spPr>
                  </pic:pic>
                </a:graphicData>
              </a:graphic>
            </wp:inline>
          </w:drawing>
        </w:r>
      </w:ins>
    </w:p>
    <w:p w14:paraId="3677D468">
      <w:pPr>
        <w:pStyle w:val="25"/>
        <w:jc w:val="both"/>
        <w:rPr>
          <w:ins w:id="443" w:author="赵博磊" w:date="2026-05-12T18:30:26Z"/>
          <w:rFonts w:hint="eastAsia"/>
        </w:rPr>
        <w:pPrChange w:id="442" w:author="赵博磊" w:date="2026-05-12T18:30:25Z">
          <w:pPr>
            <w:pStyle w:val="25"/>
          </w:pPr>
        </w:pPrChange>
      </w:pPr>
      <w:ins w:id="444" w:author="赵博磊" w:date="2026-05-12T18:30:25Z">
        <w:r>
          <w:rPr>
            <w:rFonts w:hint="eastAsia"/>
          </w:rPr>
          <w:t>图5-12 展示了各类别在餐次金额占比上的差异。由于数据主要来自食堂消费，早餐、午餐和晚餐结构能够反映学生校内饮食行为节律。不同消费层级在餐次占比上的差异有助于理解其消费活跃度和用餐习惯。</w:t>
        </w:r>
      </w:ins>
    </w:p>
    <w:p w14:paraId="50481898">
      <w:pPr>
        <w:pStyle w:val="25"/>
        <w:jc w:val="center"/>
        <w:rPr>
          <w:ins w:id="446" w:author="赵博磊" w:date="2026-05-12T18:30:31Z"/>
        </w:rPr>
        <w:pPrChange w:id="445" w:author="赵博磊" w:date="2026-05-12T18:30:28Z">
          <w:pPr>
            <w:pStyle w:val="25"/>
          </w:pPr>
        </w:pPrChange>
      </w:pPr>
      <w:ins w:id="447" w:author="赵博磊" w:date="2026-05-12T18:30:30Z">
        <w:r>
          <w:rPr/>
          <w:drawing>
            <wp:inline distT="0" distB="0" distL="114300" distR="114300">
              <wp:extent cx="5726430" cy="2863215"/>
              <wp:effectExtent l="0" t="0" r="7620"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726430" cy="2863215"/>
                      </a:xfrm>
                      <a:prstGeom prst="rect">
                        <a:avLst/>
                      </a:prstGeom>
                      <a:noFill/>
                      <a:ln>
                        <a:noFill/>
                      </a:ln>
                    </pic:spPr>
                  </pic:pic>
                </a:graphicData>
              </a:graphic>
            </wp:inline>
          </w:drawing>
        </w:r>
      </w:ins>
    </w:p>
    <w:p w14:paraId="22601B05">
      <w:pPr>
        <w:pStyle w:val="25"/>
        <w:jc w:val="both"/>
        <w:rPr>
          <w:ins w:id="450" w:author="赵博磊" w:date="2026-05-12T18:30:42Z"/>
          <w:rFonts w:hint="eastAsia"/>
        </w:rPr>
        <w:pPrChange w:id="449" w:author="赵博磊" w:date="2026-05-12T18:30:40Z">
          <w:pPr>
            <w:pStyle w:val="25"/>
          </w:pPr>
        </w:pPrChange>
      </w:pPr>
      <w:ins w:id="451" w:author="赵博磊" w:date="2026-05-12T18:30:40Z">
        <w:r>
          <w:rPr>
            <w:rFonts w:hint="eastAsia"/>
          </w:rPr>
          <w:t>图5-13 为聚类中心特征热力图。该图使用 Z-score 标准化后的数值展示不同类别相对于平均水平的差异，因此图中负数表示低于三类平均水平，不代表原始消费金额为负。可以看到，类1-高消费在总消费、交易笔数、活跃天数和商户数上明显高于平均水平；类3-低消费在上述指标上低于平均水平。</w:t>
        </w:r>
      </w:ins>
    </w:p>
    <w:p w14:paraId="6A656478">
      <w:pPr>
        <w:pStyle w:val="25"/>
        <w:jc w:val="center"/>
        <w:rPr>
          <w:ins w:id="453" w:author="赵博磊" w:date="2026-05-12T18:28:40Z"/>
          <w:rFonts w:hint="eastAsia"/>
        </w:rPr>
        <w:pPrChange w:id="452" w:author="赵博磊" w:date="2026-05-12T18:30:46Z">
          <w:pPr>
            <w:pStyle w:val="25"/>
          </w:pPr>
        </w:pPrChange>
      </w:pPr>
      <w:ins w:id="454" w:author="赵博磊" w:date="2026-05-12T18:30:46Z">
        <w:r>
          <w:rPr/>
          <w:drawing>
            <wp:inline distT="0" distB="0" distL="114300" distR="114300">
              <wp:extent cx="5714365" cy="2597785"/>
              <wp:effectExtent l="0" t="0" r="63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714365" cy="2597785"/>
                      </a:xfrm>
                      <a:prstGeom prst="rect">
                        <a:avLst/>
                      </a:prstGeom>
                      <a:noFill/>
                      <a:ln>
                        <a:noFill/>
                      </a:ln>
                    </pic:spPr>
                  </pic:pic>
                </a:graphicData>
              </a:graphic>
            </wp:inline>
          </w:drawing>
        </w:r>
      </w:ins>
    </w:p>
    <w:p w14:paraId="41EB7E76">
      <w:pPr>
        <w:pStyle w:val="25"/>
        <w:rPr>
          <w:del w:id="456" w:author="赵博磊" w:date="2026-05-12T18:28:30Z"/>
          <w:rFonts w:hint="eastAsia" w:ascii="宋体" w:hAnsi="宋体" w:eastAsia="宋体" w:cs="宋体"/>
        </w:rPr>
      </w:pPr>
      <w:del w:id="457" w:author="赵博磊" w:date="2026-05-12T18:28:30Z">
        <w:r>
          <w:rPr>
            <w:rFonts w:hint="eastAsia" w:ascii="宋体" w:hAnsi="宋体" w:eastAsia="宋体" w:cs="宋体"/>
          </w:rPr>
          <w:delText>在完成变量筛选和标准化后，本文将基于学生消费特征开展聚类分析，以形成大学生消费行为画像的核心群体结构。按照研究设想，可优先尝试划分为四类或五类消费群体，并根据聚类中心特征对各类群体进行命名与解释。</w:delText>
        </w:r>
      </w:del>
    </w:p>
    <w:p w14:paraId="1F5F595F">
      <w:pPr>
        <w:pStyle w:val="19"/>
        <w:spacing w:after="60"/>
        <w:rPr>
          <w:del w:id="458" w:author="赵博磊" w:date="2026-05-12T18:29:07Z"/>
          <w:rFonts w:hint="eastAsia" w:ascii="宋体" w:hAnsi="宋体" w:eastAsia="宋体" w:cs="宋体"/>
        </w:rPr>
      </w:pPr>
    </w:p>
    <w:p w14:paraId="3D500608">
      <w:pPr>
        <w:pStyle w:val="25"/>
        <w:rPr>
          <w:ins w:id="459" w:author="赵博磊" w:date="2026-05-12T18:31:03Z"/>
          <w:rFonts w:hint="eastAsia" w:ascii="宋体" w:hAnsi="宋体" w:eastAsia="宋体" w:cs="宋体"/>
        </w:rPr>
      </w:pPr>
      <w:ins w:id="460" w:author="赵博磊" w:date="2026-05-12T18:31:05Z">
        <w:r>
          <w:rPr>
            <w:rFonts w:hint="eastAsia" w:ascii="宋体" w:hAnsi="宋体" w:eastAsia="宋体" w:cs="宋体"/>
          </w:rPr>
          <w:t>综合来看，本次聚类结果能够从消费金额和消费活跃度角度对学生进行分层。类1-高消费群体不仅总消费更高，而且交易笔数、活跃天数和商户覆盖数也更高，说明其在校园消费场景中参与度更强；类2-中消费群体规模接近类1，但消费频次和总额处于中间水平；类3-低消费群体人数较少，校内消费记录较少，可能与实际低消费、校外消费较多或数据覆盖不足等因素有关，不能直接解释为经济困难学生。</w:t>
        </w:r>
      </w:ins>
    </w:p>
    <w:p w14:paraId="608E384D">
      <w:pPr>
        <w:pStyle w:val="25"/>
        <w:rPr>
          <w:rFonts w:hint="eastAsia" w:ascii="宋体" w:hAnsi="宋体" w:eastAsia="宋体" w:cs="宋体"/>
        </w:rPr>
      </w:pPr>
      <w:commentRangeStart w:id="2"/>
      <w:r>
        <w:rPr>
          <w:rFonts w:hint="eastAsia" w:ascii="宋体" w:hAnsi="宋体" w:eastAsia="宋体" w:cs="宋体"/>
        </w:rPr>
        <w:t>结合开题报告研究目标，本文建议在正式数据分析中重点识别以下几类群体：一是高消费多样型群体，该群体整体消费水平较高，消费场景丰富，移动支付使用率较高，商户选择多样，可能具有较强的品牌偏好与社交型消费特征；二是中等稳定型群体，该群体消费规模适中，结构相对稳定，食堂和超市消费占比较高，是校园消费中的主体人群；三是节俭规律型群体，该群体总体消费偏低但节律较稳定，主要集中于基本生活支出；四是低消费波动型群体，该群体消费水平偏低但波动较大，若同时伴随特定信贷使用或异常消费模式，则需要重点关注其经济困难或消费风险；五是偏好导向型群体，该群体虽然总体消费水平未必最高，但在特定场景或特定类别上表现出明显偏好。</w:t>
      </w:r>
    </w:p>
    <w:p w14:paraId="7DABD9AA">
      <w:pPr>
        <w:pStyle w:val="19"/>
        <w:spacing w:after="60"/>
        <w:rPr>
          <w:rFonts w:hint="eastAsia" w:ascii="宋体" w:hAnsi="宋体" w:eastAsia="宋体" w:cs="宋体"/>
        </w:rPr>
      </w:pPr>
    </w:p>
    <w:p w14:paraId="28688999">
      <w:pPr>
        <w:pStyle w:val="25"/>
        <w:rPr>
          <w:rFonts w:hint="eastAsia" w:ascii="宋体" w:hAnsi="宋体" w:eastAsia="宋体" w:cs="宋体"/>
        </w:rPr>
      </w:pPr>
      <w:r>
        <w:rPr>
          <w:rFonts w:hint="eastAsia" w:ascii="宋体" w:hAnsi="宋体" w:eastAsia="宋体" w:cs="宋体"/>
        </w:rPr>
        <w:t>如果后续真实数据支持，也可对聚类结果进行如下展示。</w:t>
      </w:r>
      <w:commentRangeEnd w:id="2"/>
      <w:r>
        <w:commentReference w:id="2"/>
      </w:r>
    </w:p>
    <w:p w14:paraId="6A1DAA69">
      <w:pPr>
        <w:pStyle w:val="19"/>
        <w:spacing w:after="60"/>
        <w:rPr>
          <w:rFonts w:hint="eastAsia" w:ascii="宋体" w:hAnsi="宋体" w:eastAsia="宋体" w:cs="宋体"/>
        </w:rPr>
      </w:pPr>
    </w:p>
    <w:tbl>
      <w:tblPr>
        <w:tblStyle w:val="11"/>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433"/>
        <w:gridCol w:w="3619"/>
        <w:gridCol w:w="4214"/>
      </w:tblGrid>
      <w:tr w14:paraId="35BAFD4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Mar>
              <w:top w:w="100" w:type="dxa"/>
              <w:left w:w="120" w:type="dxa"/>
              <w:bottom w:w="100" w:type="dxa"/>
              <w:right w:w="120" w:type="dxa"/>
            </w:tcMar>
            <w:vAlign w:val="center"/>
          </w:tcPr>
          <w:p w14:paraId="440EE713">
            <w:pPr>
              <w:pStyle w:val="30"/>
              <w:rPr>
                <w:rFonts w:hint="eastAsia" w:ascii="宋体" w:hAnsi="宋体" w:eastAsia="宋体" w:cs="宋体"/>
              </w:rPr>
            </w:pPr>
            <w:r>
              <w:rPr>
                <w:rFonts w:hint="eastAsia" w:ascii="宋体" w:hAnsi="宋体" w:eastAsia="宋体" w:cs="宋体"/>
              </w:rPr>
              <w:t>群体类型</w:t>
            </w:r>
          </w:p>
        </w:tc>
        <w:tc>
          <w:tcPr>
            <w:tcW w:w="0" w:type="auto"/>
            <w:tcMar>
              <w:top w:w="100" w:type="dxa"/>
              <w:left w:w="120" w:type="dxa"/>
              <w:bottom w:w="100" w:type="dxa"/>
              <w:right w:w="120" w:type="dxa"/>
            </w:tcMar>
            <w:vAlign w:val="center"/>
          </w:tcPr>
          <w:p w14:paraId="2948FC50">
            <w:pPr>
              <w:pStyle w:val="30"/>
              <w:rPr>
                <w:rFonts w:hint="eastAsia" w:ascii="宋体" w:hAnsi="宋体" w:eastAsia="宋体" w:cs="宋体"/>
              </w:rPr>
            </w:pPr>
            <w:r>
              <w:rPr>
                <w:rFonts w:hint="eastAsia" w:ascii="宋体" w:hAnsi="宋体" w:eastAsia="宋体" w:cs="宋体"/>
              </w:rPr>
              <w:t>主要特征</w:t>
            </w:r>
          </w:p>
        </w:tc>
        <w:tc>
          <w:tcPr>
            <w:tcW w:w="0" w:type="auto"/>
            <w:tcMar>
              <w:top w:w="100" w:type="dxa"/>
              <w:left w:w="120" w:type="dxa"/>
              <w:bottom w:w="100" w:type="dxa"/>
              <w:right w:w="120" w:type="dxa"/>
            </w:tcMar>
            <w:vAlign w:val="center"/>
          </w:tcPr>
          <w:p w14:paraId="2D37A307">
            <w:pPr>
              <w:pStyle w:val="30"/>
              <w:rPr>
                <w:rFonts w:hint="eastAsia" w:ascii="宋体" w:hAnsi="宋体" w:eastAsia="宋体" w:cs="宋体"/>
              </w:rPr>
            </w:pPr>
            <w:r>
              <w:rPr>
                <w:rFonts w:hint="eastAsia" w:ascii="宋体" w:hAnsi="宋体" w:eastAsia="宋体" w:cs="宋体"/>
              </w:rPr>
              <w:t>潜在管理含义</w:t>
            </w:r>
          </w:p>
        </w:tc>
      </w:tr>
      <w:tr w14:paraId="3A08C2D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25647AB4">
            <w:pPr>
              <w:pStyle w:val="31"/>
              <w:rPr>
                <w:rFonts w:hint="eastAsia" w:ascii="宋体" w:hAnsi="宋体" w:eastAsia="宋体" w:cs="宋体"/>
              </w:rPr>
            </w:pPr>
            <w:r>
              <w:rPr>
                <w:rFonts w:hint="eastAsia" w:ascii="宋体" w:hAnsi="宋体" w:eastAsia="宋体" w:cs="宋体"/>
              </w:rPr>
              <w:t>高消费多样型</w:t>
            </w:r>
          </w:p>
        </w:tc>
        <w:tc>
          <w:tcPr>
            <w:tcW w:w="0" w:type="auto"/>
            <w:tcMar>
              <w:top w:w="80" w:type="dxa"/>
              <w:left w:w="120" w:type="dxa"/>
              <w:bottom w:w="80" w:type="dxa"/>
              <w:right w:w="120" w:type="dxa"/>
            </w:tcMar>
            <w:vAlign w:val="center"/>
          </w:tcPr>
          <w:p w14:paraId="2BB0A93B">
            <w:pPr>
              <w:pStyle w:val="31"/>
              <w:rPr>
                <w:rFonts w:hint="eastAsia" w:ascii="宋体" w:hAnsi="宋体" w:eastAsia="宋体" w:cs="宋体"/>
              </w:rPr>
            </w:pPr>
            <w:r>
              <w:rPr>
                <w:rFonts w:hint="eastAsia" w:ascii="宋体" w:hAnsi="宋体" w:eastAsia="宋体" w:cs="宋体"/>
              </w:rPr>
              <w:t>消费额高、商户分布广、移动支付频繁</w:t>
            </w:r>
          </w:p>
        </w:tc>
        <w:tc>
          <w:tcPr>
            <w:tcW w:w="0" w:type="auto"/>
            <w:tcMar>
              <w:top w:w="80" w:type="dxa"/>
              <w:left w:w="120" w:type="dxa"/>
              <w:bottom w:w="80" w:type="dxa"/>
              <w:right w:w="120" w:type="dxa"/>
            </w:tcMar>
            <w:vAlign w:val="center"/>
          </w:tcPr>
          <w:p w14:paraId="28633BB6">
            <w:pPr>
              <w:pStyle w:val="31"/>
              <w:rPr>
                <w:rFonts w:hint="eastAsia" w:ascii="宋体" w:hAnsi="宋体" w:eastAsia="宋体" w:cs="宋体"/>
              </w:rPr>
            </w:pPr>
            <w:r>
              <w:rPr>
                <w:rFonts w:hint="eastAsia" w:ascii="宋体" w:hAnsi="宋体" w:eastAsia="宋体" w:cs="宋体"/>
              </w:rPr>
              <w:t>适合用于识别高活跃消费用户和服务升级对象</w:t>
            </w:r>
          </w:p>
        </w:tc>
      </w:tr>
      <w:tr w14:paraId="7D7E71C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43E946D4">
            <w:pPr>
              <w:pStyle w:val="31"/>
              <w:rPr>
                <w:rFonts w:hint="eastAsia" w:ascii="宋体" w:hAnsi="宋体" w:eastAsia="宋体" w:cs="宋体"/>
              </w:rPr>
            </w:pPr>
            <w:r>
              <w:rPr>
                <w:rFonts w:hint="eastAsia" w:ascii="宋体" w:hAnsi="宋体" w:eastAsia="宋体" w:cs="宋体"/>
              </w:rPr>
              <w:t>中等稳定型</w:t>
            </w:r>
          </w:p>
        </w:tc>
        <w:tc>
          <w:tcPr>
            <w:tcW w:w="0" w:type="auto"/>
            <w:tcMar>
              <w:top w:w="80" w:type="dxa"/>
              <w:left w:w="120" w:type="dxa"/>
              <w:bottom w:w="80" w:type="dxa"/>
              <w:right w:w="120" w:type="dxa"/>
            </w:tcMar>
            <w:vAlign w:val="center"/>
          </w:tcPr>
          <w:p w14:paraId="7D66F6DD">
            <w:pPr>
              <w:pStyle w:val="31"/>
              <w:rPr>
                <w:rFonts w:hint="eastAsia" w:ascii="宋体" w:hAnsi="宋体" w:eastAsia="宋体" w:cs="宋体"/>
              </w:rPr>
            </w:pPr>
            <w:r>
              <w:rPr>
                <w:rFonts w:hint="eastAsia" w:ascii="宋体" w:hAnsi="宋体" w:eastAsia="宋体" w:cs="宋体"/>
              </w:rPr>
              <w:t>消费额中等、结构均衡、时间规律明显</w:t>
            </w:r>
          </w:p>
        </w:tc>
        <w:tc>
          <w:tcPr>
            <w:tcW w:w="0" w:type="auto"/>
            <w:tcMar>
              <w:top w:w="80" w:type="dxa"/>
              <w:left w:w="120" w:type="dxa"/>
              <w:bottom w:w="80" w:type="dxa"/>
              <w:right w:w="120" w:type="dxa"/>
            </w:tcMar>
            <w:vAlign w:val="center"/>
          </w:tcPr>
          <w:p w14:paraId="53F2066A">
            <w:pPr>
              <w:pStyle w:val="31"/>
              <w:rPr>
                <w:rFonts w:hint="eastAsia" w:ascii="宋体" w:hAnsi="宋体" w:eastAsia="宋体" w:cs="宋体"/>
              </w:rPr>
            </w:pPr>
            <w:r>
              <w:rPr>
                <w:rFonts w:hint="eastAsia" w:ascii="宋体" w:hAnsi="宋体" w:eastAsia="宋体" w:cs="宋体"/>
              </w:rPr>
              <w:t>代表校园主体消费群体</w:t>
            </w:r>
          </w:p>
        </w:tc>
      </w:tr>
      <w:tr w14:paraId="013DC27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01CAE17E">
            <w:pPr>
              <w:pStyle w:val="31"/>
              <w:rPr>
                <w:rFonts w:hint="eastAsia" w:ascii="宋体" w:hAnsi="宋体" w:eastAsia="宋体" w:cs="宋体"/>
              </w:rPr>
            </w:pPr>
            <w:r>
              <w:rPr>
                <w:rFonts w:hint="eastAsia" w:ascii="宋体" w:hAnsi="宋体" w:eastAsia="宋体" w:cs="宋体"/>
              </w:rPr>
              <w:t>节俭规律型</w:t>
            </w:r>
          </w:p>
        </w:tc>
        <w:tc>
          <w:tcPr>
            <w:tcW w:w="0" w:type="auto"/>
            <w:tcMar>
              <w:top w:w="80" w:type="dxa"/>
              <w:left w:w="120" w:type="dxa"/>
              <w:bottom w:w="80" w:type="dxa"/>
              <w:right w:w="120" w:type="dxa"/>
            </w:tcMar>
            <w:vAlign w:val="center"/>
          </w:tcPr>
          <w:p w14:paraId="13568495">
            <w:pPr>
              <w:pStyle w:val="31"/>
              <w:rPr>
                <w:rFonts w:hint="eastAsia" w:ascii="宋体" w:hAnsi="宋体" w:eastAsia="宋体" w:cs="宋体"/>
              </w:rPr>
            </w:pPr>
            <w:r>
              <w:rPr>
                <w:rFonts w:hint="eastAsia" w:ascii="宋体" w:hAnsi="宋体" w:eastAsia="宋体" w:cs="宋体"/>
              </w:rPr>
              <w:t>消费额较低、食堂占比高、波动小</w:t>
            </w:r>
          </w:p>
        </w:tc>
        <w:tc>
          <w:tcPr>
            <w:tcW w:w="0" w:type="auto"/>
            <w:tcMar>
              <w:top w:w="80" w:type="dxa"/>
              <w:left w:w="120" w:type="dxa"/>
              <w:bottom w:w="80" w:type="dxa"/>
              <w:right w:w="120" w:type="dxa"/>
            </w:tcMar>
            <w:vAlign w:val="center"/>
          </w:tcPr>
          <w:p w14:paraId="341AA249">
            <w:pPr>
              <w:pStyle w:val="31"/>
              <w:rPr>
                <w:rFonts w:hint="eastAsia" w:ascii="宋体" w:hAnsi="宋体" w:eastAsia="宋体" w:cs="宋体"/>
              </w:rPr>
            </w:pPr>
            <w:r>
              <w:rPr>
                <w:rFonts w:hint="eastAsia" w:ascii="宋体" w:hAnsi="宋体" w:eastAsia="宋体" w:cs="宋体"/>
              </w:rPr>
              <w:t>可与理性消费或预算稳定相关联</w:t>
            </w:r>
          </w:p>
        </w:tc>
      </w:tr>
      <w:tr w14:paraId="4638AD4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Mar>
              <w:top w:w="80" w:type="dxa"/>
              <w:left w:w="120" w:type="dxa"/>
              <w:bottom w:w="80" w:type="dxa"/>
              <w:right w:w="120" w:type="dxa"/>
            </w:tcMar>
            <w:vAlign w:val="center"/>
          </w:tcPr>
          <w:p w14:paraId="3A02D2BA">
            <w:pPr>
              <w:pStyle w:val="31"/>
              <w:rPr>
                <w:rFonts w:hint="eastAsia" w:ascii="宋体" w:hAnsi="宋体" w:eastAsia="宋体" w:cs="宋体"/>
              </w:rPr>
            </w:pPr>
            <w:r>
              <w:rPr>
                <w:rFonts w:hint="eastAsia" w:ascii="宋体" w:hAnsi="宋体" w:eastAsia="宋体" w:cs="宋体"/>
              </w:rPr>
              <w:t>低消费波动型</w:t>
            </w:r>
          </w:p>
        </w:tc>
        <w:tc>
          <w:tcPr>
            <w:tcW w:w="0" w:type="auto"/>
            <w:tcMar>
              <w:top w:w="80" w:type="dxa"/>
              <w:left w:w="120" w:type="dxa"/>
              <w:bottom w:w="80" w:type="dxa"/>
              <w:right w:w="120" w:type="dxa"/>
            </w:tcMar>
            <w:vAlign w:val="center"/>
          </w:tcPr>
          <w:p w14:paraId="29DBE963">
            <w:pPr>
              <w:pStyle w:val="31"/>
              <w:rPr>
                <w:rFonts w:hint="eastAsia" w:ascii="宋体" w:hAnsi="宋体" w:eastAsia="宋体" w:cs="宋体"/>
              </w:rPr>
            </w:pPr>
            <w:r>
              <w:rPr>
                <w:rFonts w:hint="eastAsia" w:ascii="宋体" w:hAnsi="宋体" w:eastAsia="宋体" w:cs="宋体"/>
              </w:rPr>
              <w:t>消费额低但波动大、异常时段消费明显</w:t>
            </w:r>
          </w:p>
        </w:tc>
        <w:tc>
          <w:tcPr>
            <w:tcW w:w="0" w:type="auto"/>
            <w:tcMar>
              <w:top w:w="80" w:type="dxa"/>
              <w:left w:w="120" w:type="dxa"/>
              <w:bottom w:w="80" w:type="dxa"/>
              <w:right w:w="120" w:type="dxa"/>
            </w:tcMar>
            <w:vAlign w:val="center"/>
          </w:tcPr>
          <w:p w14:paraId="533335CD">
            <w:pPr>
              <w:pStyle w:val="31"/>
              <w:rPr>
                <w:rFonts w:hint="eastAsia" w:ascii="宋体" w:hAnsi="宋体" w:eastAsia="宋体" w:cs="宋体"/>
              </w:rPr>
            </w:pPr>
            <w:r>
              <w:rPr>
                <w:rFonts w:hint="eastAsia" w:ascii="宋体" w:hAnsi="宋体" w:eastAsia="宋体" w:cs="宋体"/>
              </w:rPr>
              <w:t>需重点识别经济压力或风险倾向</w:t>
            </w:r>
          </w:p>
        </w:tc>
      </w:tr>
      <w:tr w14:paraId="1BCE034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bottom w:val="single" w:color="E1E4E8" w:sz="4" w:space="0"/>
            </w:tcBorders>
            <w:tcMar>
              <w:top w:w="80" w:type="dxa"/>
              <w:left w:w="120" w:type="dxa"/>
              <w:bottom w:w="80" w:type="dxa"/>
              <w:right w:w="120" w:type="dxa"/>
            </w:tcMar>
            <w:vAlign w:val="center"/>
          </w:tcPr>
          <w:p w14:paraId="22446CAD">
            <w:pPr>
              <w:pStyle w:val="31"/>
              <w:rPr>
                <w:rFonts w:hint="eastAsia" w:ascii="宋体" w:hAnsi="宋体" w:eastAsia="宋体" w:cs="宋体"/>
              </w:rPr>
            </w:pPr>
            <w:r>
              <w:rPr>
                <w:rFonts w:hint="eastAsia" w:ascii="宋体" w:hAnsi="宋体" w:eastAsia="宋体" w:cs="宋体"/>
              </w:rPr>
              <w:t>偏好导向型</w:t>
            </w:r>
          </w:p>
        </w:tc>
        <w:tc>
          <w:tcPr>
            <w:tcW w:w="0" w:type="auto"/>
            <w:tcBorders>
              <w:bottom w:val="single" w:color="E1E4E8" w:sz="4" w:space="0"/>
            </w:tcBorders>
            <w:tcMar>
              <w:top w:w="80" w:type="dxa"/>
              <w:left w:w="120" w:type="dxa"/>
              <w:bottom w:w="80" w:type="dxa"/>
              <w:right w:w="120" w:type="dxa"/>
            </w:tcMar>
            <w:vAlign w:val="center"/>
          </w:tcPr>
          <w:p w14:paraId="0F7C918D">
            <w:pPr>
              <w:pStyle w:val="31"/>
              <w:rPr>
                <w:rFonts w:hint="eastAsia" w:ascii="宋体" w:hAnsi="宋体" w:eastAsia="宋体" w:cs="宋体"/>
              </w:rPr>
            </w:pPr>
            <w:r>
              <w:rPr>
                <w:rFonts w:hint="eastAsia" w:ascii="宋体" w:hAnsi="宋体" w:eastAsia="宋体" w:cs="宋体"/>
              </w:rPr>
              <w:t>某类消费场景占比显著偏高</w:t>
            </w:r>
          </w:p>
        </w:tc>
        <w:tc>
          <w:tcPr>
            <w:tcW w:w="0" w:type="auto"/>
            <w:tcBorders>
              <w:bottom w:val="single" w:color="E1E4E8" w:sz="4" w:space="0"/>
            </w:tcBorders>
            <w:tcMar>
              <w:top w:w="80" w:type="dxa"/>
              <w:left w:w="120" w:type="dxa"/>
              <w:bottom w:w="80" w:type="dxa"/>
              <w:right w:w="120" w:type="dxa"/>
            </w:tcMar>
            <w:vAlign w:val="center"/>
          </w:tcPr>
          <w:p w14:paraId="20CE3D09">
            <w:pPr>
              <w:pStyle w:val="31"/>
              <w:rPr>
                <w:rFonts w:hint="eastAsia" w:ascii="宋体" w:hAnsi="宋体" w:eastAsia="宋体" w:cs="宋体"/>
              </w:rPr>
            </w:pPr>
            <w:r>
              <w:rPr>
                <w:rFonts w:hint="eastAsia" w:ascii="宋体" w:hAnsi="宋体" w:eastAsia="宋体" w:cs="宋体"/>
              </w:rPr>
              <w:t>可辅助商户运营与个性化服务</w:t>
            </w:r>
          </w:p>
        </w:tc>
      </w:tr>
    </w:tbl>
    <w:p w14:paraId="5ACE9301">
      <w:pPr>
        <w:pStyle w:val="25"/>
        <w:rPr>
          <w:rFonts w:hint="eastAsia" w:ascii="宋体" w:hAnsi="宋体" w:eastAsia="宋体" w:cs="宋体"/>
        </w:rPr>
      </w:pPr>
      <w:r>
        <w:rPr>
          <w:rFonts w:hint="eastAsia" w:ascii="宋体" w:hAnsi="宋体" w:eastAsia="宋体" w:cs="宋体"/>
        </w:rPr>
        <w:t>通过聚类结果，消费画像不再停留于金额高低判断，而是转化为更具解释力的行为模式识别。这与 Meng 等关于优化聚类算法提升消费群体识别效果的研究结论相呼应</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，也与高校消费场景管理的实际需求一致。</w:t>
      </w:r>
    </w:p>
    <w:p w14:paraId="5A4755CE">
      <w:pPr>
        <w:pStyle w:val="19"/>
        <w:spacing w:after="60"/>
        <w:rPr>
          <w:rFonts w:hint="eastAsia" w:ascii="宋体" w:hAnsi="宋体" w:eastAsia="宋体" w:cs="宋体"/>
        </w:rPr>
      </w:pPr>
    </w:p>
    <w:p w14:paraId="4208ED15">
      <w:pPr>
        <w:pStyle w:val="34"/>
        <w:rPr>
          <w:rFonts w:hint="eastAsia" w:ascii="宋体" w:hAnsi="宋体" w:eastAsia="宋体" w:cs="宋体"/>
        </w:rPr>
      </w:pPr>
      <w:r>
        <w:rPr>
          <w:rFonts w:hint="eastAsia" w:ascii="宋体" w:hAnsi="宋体" w:eastAsia="宋体" w:cs="宋体"/>
        </w:rPr>
        <w:t>5.5 消费趋势预测模型实证结果</w:t>
      </w:r>
    </w:p>
    <w:p w14:paraId="3ABA6CED">
      <w:pPr>
        <w:pStyle w:val="25"/>
        <w:rPr>
          <w:ins w:id="461" w:author="赵博磊" w:date="2026-05-12T18:31:47Z"/>
          <w:rFonts w:hint="eastAsia" w:ascii="宋体" w:hAnsi="宋体" w:eastAsia="宋体" w:cs="宋体"/>
        </w:rPr>
      </w:pPr>
      <w:ins w:id="462" w:author="赵博磊" w:date="2026-05-12T18:31:45Z">
        <w:r>
          <w:rPr>
            <w:rFonts w:hint="eastAsia" w:ascii="宋体" w:hAnsi="宋体" w:eastAsia="宋体" w:cs="宋体"/>
          </w:rPr>
          <w:t>趋势预测部分以日度消费总金额和日度交易笔数为预测对象，将最后 14 天作为测试集。本文比较 SARIMA、随机森林滞后特征模型、LSTM 和三模型均值融合模型，并使用 MAE、RMSE 和 MAPE 评价预测效果。</w:t>
        </w:r>
      </w:ins>
    </w:p>
    <w:p w14:paraId="18EEC656">
      <w:pPr>
        <w:pStyle w:val="25"/>
        <w:rPr>
          <w:ins w:id="463" w:author="赵博磊" w:date="2026-05-12T18:32:19Z"/>
        </w:rPr>
      </w:pPr>
      <w:ins w:id="464" w:author="赵博磊" w:date="2026-05-12T18:31:56Z">
        <w:commentRangeStart w:id="3"/>
        <w:r>
          <w:rPr>
            <w:rFonts w:hint="eastAsia" w:ascii="宋体" w:hAnsi="宋体" w:eastAsia="宋体" w:cs="宋体"/>
          </w:rPr>
          <w:t>表5-3 趋势预测模型评价结果</w:t>
        </w:r>
        <w:commentRangeEnd w:id="3"/>
      </w:ins>
      <w:r>
        <w:commentReference w:id="3"/>
      </w:r>
    </w:p>
    <w:p w14:paraId="1BA90F5B">
      <w:pPr>
        <w:pStyle w:val="25"/>
        <w:rPr>
          <w:ins w:id="465" w:author="赵博磊" w:date="2026-05-12T18:32:33Z"/>
          <w:rFonts w:hint="eastAsia"/>
        </w:rPr>
      </w:pPr>
      <w:ins w:id="466" w:author="赵博磊" w:date="2026-05-12T18:32:24Z">
        <w:r>
          <w:rPr>
            <w:rFonts w:hint="eastAsia"/>
          </w:rPr>
          <w:t>结果显示，随机森林滞后特征模型在消费金额和交易笔数两个预测目标上均取得最低误差，消费金额 MAPE 为 29.81%，交易笔数 MAPE 为 28.32%。这说明在当前样本长度和数据结构下，基于近期消费滞后值、滚动统计和星期特征的机器学习模型更适合刻画短期校园消费波动。</w:t>
        </w:r>
      </w:ins>
    </w:p>
    <w:p w14:paraId="2EE70888">
      <w:pPr>
        <w:pStyle w:val="25"/>
        <w:rPr>
          <w:ins w:id="467" w:author="赵博磊" w:date="2026-05-12T18:32:25Z"/>
          <w:rFonts w:hint="eastAsia"/>
        </w:rPr>
      </w:pPr>
      <w:ins w:id="468" w:author="赵博磊" w:date="2026-05-12T18:32:41Z">
        <w:r>
          <w:rPr>
            <w:rFonts w:hint="eastAsia"/>
          </w:rPr>
          <w:t>图5-14 和图5-15 展示了四类模型在测试集最后 14 天的综合预测效果。可以看出，随机森林曲线整体更接近实际值；SARIMA 对短期剧烈波动响应不足；LSTM 预测呈现较明显的平滑或趋势偏移，说明当前样本长度不足以充分支撑深度序列模型训练。</w:t>
        </w:r>
      </w:ins>
    </w:p>
    <w:p w14:paraId="1751867E">
      <w:pPr>
        <w:pStyle w:val="25"/>
        <w:jc w:val="center"/>
        <w:rPr>
          <w:ins w:id="470" w:author="赵博磊" w:date="2026-05-12T18:32:45Z"/>
        </w:rPr>
        <w:pPrChange w:id="469" w:author="赵博磊" w:date="2026-05-12T18:32:31Z">
          <w:pPr>
            <w:pStyle w:val="25"/>
          </w:pPr>
        </w:pPrChange>
      </w:pPr>
      <w:ins w:id="471" w:author="赵博磊" w:date="2026-05-12T18:32:32Z">
        <w:r>
          <w:rPr/>
          <w:drawing>
            <wp:inline distT="0" distB="0" distL="114300" distR="114300">
              <wp:extent cx="5719445" cy="2383155"/>
              <wp:effectExtent l="0" t="0" r="14605" b="171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719445" cy="2383155"/>
                      </a:xfrm>
                      <a:prstGeom prst="rect">
                        <a:avLst/>
                      </a:prstGeom>
                      <a:noFill/>
                      <a:ln>
                        <a:noFill/>
                      </a:ln>
                    </pic:spPr>
                  </pic:pic>
                </a:graphicData>
              </a:graphic>
            </wp:inline>
          </w:drawing>
        </w:r>
      </w:ins>
    </w:p>
    <w:p w14:paraId="1ED10EC8">
      <w:pPr>
        <w:pStyle w:val="25"/>
        <w:jc w:val="center"/>
        <w:rPr>
          <w:ins w:id="474" w:author="赵博磊" w:date="2026-05-12T18:32:58Z"/>
        </w:rPr>
        <w:pPrChange w:id="473" w:author="赵博磊" w:date="2026-05-12T18:32:55Z">
          <w:pPr>
            <w:pStyle w:val="25"/>
          </w:pPr>
        </w:pPrChange>
      </w:pPr>
      <w:ins w:id="475" w:author="赵博磊" w:date="2026-05-12T18:32:46Z">
        <w:r>
          <w:rPr/>
          <w:drawing>
            <wp:inline distT="0" distB="0" distL="114300" distR="114300">
              <wp:extent cx="5719445" cy="2383155"/>
              <wp:effectExtent l="0" t="0" r="14605" b="171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719445" cy="2383155"/>
                      </a:xfrm>
                      <a:prstGeom prst="rect">
                        <a:avLst/>
                      </a:prstGeom>
                      <a:noFill/>
                      <a:ln>
                        <a:noFill/>
                      </a:ln>
                    </pic:spPr>
                  </pic:pic>
                </a:graphicData>
              </a:graphic>
            </wp:inline>
          </w:drawing>
        </w:r>
      </w:ins>
    </w:p>
    <w:p w14:paraId="363B78B4">
      <w:pPr>
        <w:pStyle w:val="25"/>
        <w:jc w:val="both"/>
        <w:rPr>
          <w:ins w:id="478" w:author="赵博磊" w:date="2026-05-12T18:33:03Z"/>
          <w:rFonts w:hint="eastAsia"/>
        </w:rPr>
        <w:pPrChange w:id="477" w:author="赵博磊" w:date="2026-05-12T18:32:59Z">
          <w:pPr>
            <w:pStyle w:val="25"/>
          </w:pPr>
        </w:pPrChange>
      </w:pPr>
      <w:ins w:id="479" w:author="赵博磊" w:date="2026-05-12T18:32:59Z">
        <w:r>
          <w:rPr>
            <w:rFonts w:hint="eastAsia"/>
          </w:rPr>
          <w:t>为了更清晰展示最优模型表现，图5-16 和图5-17 单独给出了随机森林模型预测曲线。随机森林能够较好跟随实际值的上升和下降，尤其在工作日和周末消费波动中表现出较好的适应性。</w:t>
        </w:r>
      </w:ins>
    </w:p>
    <w:p w14:paraId="3B158CCA">
      <w:pPr>
        <w:pStyle w:val="25"/>
        <w:jc w:val="center"/>
        <w:rPr>
          <w:ins w:id="481" w:author="赵博磊" w:date="2026-05-12T18:33:05Z"/>
        </w:rPr>
        <w:pPrChange w:id="480" w:author="赵博磊" w:date="2026-05-12T18:33:04Z">
          <w:pPr>
            <w:pStyle w:val="25"/>
          </w:pPr>
        </w:pPrChange>
      </w:pPr>
      <w:ins w:id="482" w:author="赵博磊" w:date="2026-05-12T18:33:04Z">
        <w:r>
          <w:rPr/>
          <w:drawing>
            <wp:inline distT="0" distB="0" distL="114300" distR="114300">
              <wp:extent cx="5719445" cy="2383155"/>
              <wp:effectExtent l="0" t="0" r="14605" b="171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719445" cy="2383155"/>
                      </a:xfrm>
                      <a:prstGeom prst="rect">
                        <a:avLst/>
                      </a:prstGeom>
                      <a:noFill/>
                      <a:ln>
                        <a:noFill/>
                      </a:ln>
                    </pic:spPr>
                  </pic:pic>
                </a:graphicData>
              </a:graphic>
            </wp:inline>
          </w:drawing>
        </w:r>
      </w:ins>
    </w:p>
    <w:p w14:paraId="02F99FEA">
      <w:pPr>
        <w:pStyle w:val="25"/>
        <w:jc w:val="center"/>
        <w:rPr>
          <w:ins w:id="485" w:author="赵博磊" w:date="2026-05-12T18:33:22Z"/>
        </w:rPr>
        <w:pPrChange w:id="484" w:author="赵博磊" w:date="2026-05-12T18:33:04Z">
          <w:pPr>
            <w:pStyle w:val="25"/>
          </w:pPr>
        </w:pPrChange>
      </w:pPr>
      <w:ins w:id="486" w:author="赵博磊" w:date="2026-05-12T18:33:08Z">
        <w:r>
          <w:rPr/>
          <w:drawing>
            <wp:inline distT="0" distB="0" distL="114300" distR="114300">
              <wp:extent cx="5719445" cy="2383155"/>
              <wp:effectExtent l="0" t="0" r="14605"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719445" cy="2383155"/>
                      </a:xfrm>
                      <a:prstGeom prst="rect">
                        <a:avLst/>
                      </a:prstGeom>
                      <a:noFill/>
                      <a:ln>
                        <a:noFill/>
                      </a:ln>
                    </pic:spPr>
                  </pic:pic>
                </a:graphicData>
              </a:graphic>
            </wp:inline>
          </w:drawing>
        </w:r>
      </w:ins>
    </w:p>
    <w:p w14:paraId="3142E07D">
      <w:pPr>
        <w:pStyle w:val="25"/>
        <w:jc w:val="both"/>
        <w:rPr>
          <w:ins w:id="489" w:author="赵博磊" w:date="2026-05-12T18:33:27Z"/>
          <w:rFonts w:hint="eastAsia"/>
        </w:rPr>
        <w:pPrChange w:id="488" w:author="赵博磊" w:date="2026-05-12T18:33:22Z">
          <w:pPr>
            <w:pStyle w:val="25"/>
          </w:pPr>
        </w:pPrChange>
      </w:pPr>
      <w:ins w:id="490" w:author="赵博磊" w:date="2026-05-12T18:33:23Z">
        <w:r>
          <w:rPr>
            <w:rFonts w:hint="eastAsia"/>
          </w:rPr>
          <w:t>图5-18 和图5-19 单独展示 LSTM 模型预测效果。LSTM 在本次实验中的误差较高，主要原因可能是日度序列样本量有限，模型难以充分学习长期依赖关系。因此，在本文中 LSTM 更适合作为非线性补充模型和对照模型，而不是最终推荐模型。</w:t>
        </w:r>
      </w:ins>
    </w:p>
    <w:p w14:paraId="64AD1A9B">
      <w:pPr>
        <w:pStyle w:val="25"/>
        <w:jc w:val="center"/>
        <w:rPr>
          <w:ins w:id="492" w:author="赵博磊" w:date="2026-05-12T18:33:29Z"/>
        </w:rPr>
        <w:pPrChange w:id="491" w:author="赵博磊" w:date="2026-05-12T18:33:28Z">
          <w:pPr>
            <w:pStyle w:val="25"/>
          </w:pPr>
        </w:pPrChange>
      </w:pPr>
      <w:ins w:id="493" w:author="赵博磊" w:date="2026-05-12T18:33:28Z">
        <w:r>
          <w:rPr/>
          <w:drawing>
            <wp:inline distT="0" distB="0" distL="114300" distR="114300">
              <wp:extent cx="5719445" cy="2383155"/>
              <wp:effectExtent l="0" t="0" r="14605" b="171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719445" cy="2383155"/>
                      </a:xfrm>
                      <a:prstGeom prst="rect">
                        <a:avLst/>
                      </a:prstGeom>
                      <a:noFill/>
                      <a:ln>
                        <a:noFill/>
                      </a:ln>
                    </pic:spPr>
                  </pic:pic>
                </a:graphicData>
              </a:graphic>
            </wp:inline>
          </w:drawing>
        </w:r>
      </w:ins>
    </w:p>
    <w:p w14:paraId="37EE32D9">
      <w:pPr>
        <w:pStyle w:val="25"/>
        <w:jc w:val="center"/>
        <w:rPr>
          <w:ins w:id="496" w:author="赵博磊" w:date="2026-05-12T18:31:45Z"/>
          <w:rFonts w:hint="eastAsia"/>
        </w:rPr>
        <w:pPrChange w:id="495" w:author="赵博磊" w:date="2026-05-12T18:33:28Z">
          <w:pPr>
            <w:pStyle w:val="25"/>
          </w:pPr>
        </w:pPrChange>
      </w:pPr>
      <w:ins w:id="497" w:author="赵博磊" w:date="2026-05-12T18:33:32Z">
        <w:r>
          <w:rPr/>
          <w:drawing>
            <wp:inline distT="0" distB="0" distL="114300" distR="114300">
              <wp:extent cx="5719445" cy="2383155"/>
              <wp:effectExtent l="0" t="0" r="14605" b="171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5719445" cy="2383155"/>
                      </a:xfrm>
                      <a:prstGeom prst="rect">
                        <a:avLst/>
                      </a:prstGeom>
                      <a:noFill/>
                      <a:ln>
                        <a:noFill/>
                      </a:ln>
                    </pic:spPr>
                  </pic:pic>
                </a:graphicData>
              </a:graphic>
            </wp:inline>
          </w:drawing>
        </w:r>
      </w:ins>
    </w:p>
    <w:p w14:paraId="2C008130">
      <w:pPr>
        <w:pStyle w:val="25"/>
        <w:rPr>
          <w:rFonts w:hint="eastAsia" w:ascii="宋体" w:hAnsi="宋体" w:eastAsia="宋体" w:cs="宋体"/>
        </w:rPr>
      </w:pPr>
      <w:commentRangeStart w:id="4"/>
      <w:r>
        <w:rPr>
          <w:rFonts w:hint="eastAsia" w:ascii="宋体" w:hAnsi="宋体" w:eastAsia="宋体" w:cs="宋体"/>
        </w:rPr>
        <w:t>在趋势预测部分，本文将分别从校园总体消费趋势、细分群体消费变化趋势和食堂场景消费需求预测三个层面展开。对于总体消费趋势，重点考察日度、周度与月度消费金额和消费笔数的变化规律，识别工作日与周末差异、月初与月末差异以及学期阶段性波动。对于细分群体趋势，重点观察不同画像群体在时间维度上的消费弹性差异。对于食堂场景预测，则重点关注就餐人数、消费笔数和窗口需求变化。</w:t>
      </w:r>
    </w:p>
    <w:p w14:paraId="2D85437A">
      <w:pPr>
        <w:pStyle w:val="19"/>
        <w:spacing w:after="60"/>
        <w:rPr>
          <w:rFonts w:hint="eastAsia" w:ascii="宋体" w:hAnsi="宋体" w:eastAsia="宋体" w:cs="宋体"/>
        </w:rPr>
      </w:pPr>
    </w:p>
    <w:p w14:paraId="6137EBBF">
      <w:pPr>
        <w:pStyle w:val="25"/>
        <w:rPr>
          <w:rFonts w:hint="eastAsia" w:ascii="宋体" w:hAnsi="宋体" w:eastAsia="宋体" w:cs="宋体"/>
        </w:rPr>
      </w:pPr>
      <w:r>
        <w:rPr>
          <w:rFonts w:hint="eastAsia" w:ascii="宋体" w:hAnsi="宋体" w:eastAsia="宋体" w:cs="宋体"/>
        </w:rPr>
        <w:t>从分析逻辑看，校园消费总量通常会呈现明显的周内周期性和学期阶段性。开学初、节假日前后、考试周和学期末等时间节点，消费规模往往出现结构性波动；食堂场景则更容易受课程节奏、天气变化和外卖替代影响。在正式建模中，可先采用 ARIMA 或 Prophet 建立基准预测模型，再将 LSTM 作为非线性模型进行补充，最后通过加权融合提高预测精度。相关研究表明，时序模型在大学生消费群体预测和食堂消费分析中具有实际可用性</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w:t>
      </w:r>
    </w:p>
    <w:p w14:paraId="03A65576">
      <w:pPr>
        <w:pStyle w:val="19"/>
        <w:spacing w:after="60"/>
        <w:rPr>
          <w:rFonts w:hint="eastAsia" w:ascii="宋体" w:hAnsi="宋体" w:eastAsia="宋体" w:cs="宋体"/>
        </w:rPr>
      </w:pPr>
    </w:p>
    <w:p w14:paraId="3E912FF1">
      <w:pPr>
        <w:pStyle w:val="25"/>
        <w:rPr>
          <w:rFonts w:hint="eastAsia" w:ascii="宋体" w:hAnsi="宋体" w:eastAsia="宋体" w:cs="宋体"/>
        </w:rPr>
      </w:pPr>
      <w:r>
        <w:rPr>
          <w:rFonts w:hint="eastAsia" w:ascii="宋体" w:hAnsi="宋体" w:eastAsia="宋体" w:cs="宋体"/>
        </w:rPr>
        <w:t>在结果呈现上，正式论文可重点比较不同模型在 MAE、RMSE 和 MAPE 等指标上的表现。如果融合模型在多数预测窗口中优于单模型，则说明校园消费数据同时包含线性趋势信息和复杂非线性特征，单一模型难以完全覆盖其变化规律。若食堂场景预测结果较为稳定，则可进一步转化为食材备货、窗口排班和高峰时段服务优化建议。</w:t>
      </w:r>
      <w:commentRangeEnd w:id="4"/>
      <w:r>
        <w:commentReference w:id="4"/>
      </w:r>
    </w:p>
    <w:p w14:paraId="2A33945B">
      <w:pPr>
        <w:pStyle w:val="19"/>
        <w:spacing w:after="60"/>
        <w:rPr>
          <w:rFonts w:hint="eastAsia" w:ascii="宋体" w:hAnsi="宋体" w:eastAsia="宋体" w:cs="宋体"/>
        </w:rPr>
      </w:pPr>
    </w:p>
    <w:p w14:paraId="1B41D5F3">
      <w:pPr>
        <w:pStyle w:val="34"/>
        <w:rPr>
          <w:rFonts w:hint="eastAsia" w:ascii="宋体" w:hAnsi="宋体" w:eastAsia="宋体" w:cs="宋体"/>
        </w:rPr>
      </w:pPr>
      <w:r>
        <w:rPr>
          <w:rFonts w:hint="eastAsia" w:ascii="宋体" w:hAnsi="宋体" w:eastAsia="宋体" w:cs="宋体"/>
        </w:rPr>
        <w:t>5.6 稳健性检验</w:t>
      </w:r>
    </w:p>
    <w:p w14:paraId="56582BE5">
      <w:pPr>
        <w:pStyle w:val="25"/>
        <w:rPr>
          <w:ins w:id="499" w:author="赵博磊" w:date="2026-05-12T18:35:21Z"/>
          <w:rFonts w:hint="eastAsia" w:ascii="宋体" w:hAnsi="宋体" w:eastAsia="宋体" w:cs="宋体"/>
          <w:rPrChange w:id="500" w:author="赵博磊" w:date="2026-05-12T18:35:21Z">
            <w:rPr>
              <w:ins w:id="501" w:author="赵博磊" w:date="2026-05-12T18:35:21Z"/>
              <w:rFonts w:hint="eastAsia"/>
            </w:rPr>
          </w:rPrChange>
        </w:rPr>
      </w:pPr>
      <w:ins w:id="502" w:author="赵博磊" w:date="2026-05-12T18:35:21Z">
        <w:r>
          <w:rPr>
            <w:rFonts w:hint="eastAsia" w:ascii="宋体" w:hAnsi="宋体" w:eastAsia="宋体" w:cs="宋体"/>
            <w:rPrChange w:id="503" w:author="赵博磊" w:date="2026-05-12T18:35:21Z">
              <w:rPr>
                <w:rFonts w:hint="eastAsia"/>
              </w:rPr>
            </w:rPrChange>
          </w:rPr>
          <w:t>本文从聚类数量、聚类指标和预测模型对比三个方面进行稳健性分析。</w:t>
        </w:r>
      </w:ins>
    </w:p>
    <w:p w14:paraId="6FB34B24">
      <w:pPr>
        <w:pStyle w:val="25"/>
        <w:rPr>
          <w:ins w:id="505" w:author="赵博磊" w:date="2026-05-12T18:35:21Z"/>
          <w:rFonts w:hint="eastAsia" w:ascii="宋体" w:hAnsi="宋体" w:eastAsia="宋体" w:cs="宋体"/>
          <w:rPrChange w:id="506" w:author="赵博磊" w:date="2026-05-12T18:35:21Z">
            <w:rPr>
              <w:ins w:id="507" w:author="赵博磊" w:date="2026-05-12T18:35:21Z"/>
              <w:rFonts w:hint="eastAsia"/>
            </w:rPr>
          </w:rPrChange>
        </w:rPr>
      </w:pPr>
      <w:ins w:id="508" w:author="赵博磊" w:date="2026-05-12T18:35:21Z">
        <w:r>
          <w:rPr>
            <w:rFonts w:hint="eastAsia" w:ascii="宋体" w:hAnsi="宋体" w:eastAsia="宋体" w:cs="宋体"/>
            <w:rPrChange w:id="509" w:author="赵博磊" w:date="2026-05-12T18:35:21Z">
              <w:rPr>
                <w:rFonts w:hint="eastAsia"/>
              </w:rPr>
            </w:rPrChange>
          </w:rPr>
          <w:t>首先，在聚类数量方面，本文不仅绘制 SSE 肘部法则图，还比较了 k=2、k=3、k=4 的 PCA 聚类结果。虽然 k=2 的轮廓系数较高，但划分粒度过粗；k=4 虽能进一步细分样本，但 SSE 边际下降有限，且解释复杂度增加。因此，k=3 在解释性和模型复杂度之间更均衡。</w:t>
        </w:r>
      </w:ins>
    </w:p>
    <w:p w14:paraId="3B8D490F">
      <w:pPr>
        <w:pStyle w:val="25"/>
        <w:rPr>
          <w:ins w:id="511" w:author="赵博磊" w:date="2026-05-12T18:35:21Z"/>
          <w:rFonts w:hint="eastAsia" w:ascii="宋体" w:hAnsi="宋体" w:eastAsia="宋体" w:cs="宋体"/>
          <w:rPrChange w:id="512" w:author="赵博磊" w:date="2026-05-12T18:35:21Z">
            <w:rPr>
              <w:ins w:id="513" w:author="赵博磊" w:date="2026-05-12T18:35:21Z"/>
              <w:rFonts w:hint="eastAsia"/>
            </w:rPr>
          </w:rPrChange>
        </w:rPr>
      </w:pPr>
      <w:ins w:id="514" w:author="赵博磊" w:date="2026-05-12T18:35:21Z">
        <w:r>
          <w:rPr>
            <w:rFonts w:hint="eastAsia" w:ascii="宋体" w:hAnsi="宋体" w:eastAsia="宋体" w:cs="宋体"/>
            <w:rPrChange w:id="515" w:author="赵博磊" w:date="2026-05-12T18:35:21Z">
              <w:rPr>
                <w:rFonts w:hint="eastAsia"/>
              </w:rPr>
            </w:rPrChange>
          </w:rPr>
          <w:t>其次，在聚类指标方面，本文同时参考轮廓系数、Calinski-Harabasz 指数和 Davies-Bouldin 指数。尽管不同指标不完全一致，但肘部法则和消费分层解释需求共同支持三类划分。</w:t>
        </w:r>
      </w:ins>
    </w:p>
    <w:p w14:paraId="3E648D85">
      <w:pPr>
        <w:pStyle w:val="25"/>
        <w:rPr>
          <w:ins w:id="517" w:author="赵博磊" w:date="2026-05-12T18:35:00Z"/>
          <w:rFonts w:hint="eastAsia" w:ascii="宋体" w:hAnsi="宋体" w:eastAsia="宋体" w:cs="宋体"/>
        </w:rPr>
      </w:pPr>
      <w:ins w:id="518" w:author="赵博磊" w:date="2026-05-12T18:35:21Z">
        <w:r>
          <w:rPr>
            <w:rFonts w:hint="eastAsia" w:ascii="宋体" w:hAnsi="宋体" w:eastAsia="宋体" w:cs="宋体"/>
            <w:rPrChange w:id="519" w:author="赵博磊" w:date="2026-05-12T18:35:21Z">
              <w:rPr>
                <w:rFonts w:hint="eastAsia"/>
              </w:rPr>
            </w:rPrChange>
          </w:rPr>
          <w:t>再次，在趋势预测方面，本文同时比较统计模型、机器学习模型、深度学习模型和融合模型。随机森林在两个预测目标上均优于其他模型，说明结论并非依赖单一评价指标或单一目标变量。</w:t>
        </w:r>
      </w:ins>
    </w:p>
    <w:p w14:paraId="48D5C2FA">
      <w:pPr>
        <w:pStyle w:val="25"/>
        <w:rPr>
          <w:rFonts w:hint="eastAsia" w:ascii="宋体" w:hAnsi="宋体" w:eastAsia="宋体" w:cs="宋体"/>
        </w:rPr>
      </w:pPr>
      <w:commentRangeStart w:id="5"/>
      <w:r>
        <w:rPr>
          <w:rFonts w:hint="eastAsia" w:ascii="宋体" w:hAnsi="宋体" w:eastAsia="宋体" w:cs="宋体"/>
        </w:rPr>
        <w:t>为确保研究结论可靠，本文在正式研究中应开展稳健性检验。其一，可更换聚类变量组合或调整聚类数，观察群体划分结果是否保持相对稳定；其二，可将不同预测窗口、不同学期数据或不同场景数据分别纳入模型，比较预测结论是否一致；其三，可对极端值处理方式、样本筛选规则和数据标准化方法进行替换检验，以考察结果是否受特定预处理方案影响。</w:t>
      </w:r>
    </w:p>
    <w:p w14:paraId="522B7965">
      <w:pPr>
        <w:pStyle w:val="19"/>
        <w:spacing w:after="60"/>
        <w:rPr>
          <w:rFonts w:hint="eastAsia" w:ascii="宋体" w:hAnsi="宋体" w:eastAsia="宋体" w:cs="宋体"/>
        </w:rPr>
      </w:pPr>
    </w:p>
    <w:p w14:paraId="7AD5A530">
      <w:pPr>
        <w:pStyle w:val="25"/>
        <w:rPr>
          <w:rFonts w:hint="eastAsia" w:ascii="宋体" w:hAnsi="宋体" w:eastAsia="宋体" w:cs="宋体"/>
        </w:rPr>
      </w:pPr>
      <w:r>
        <w:rPr>
          <w:rFonts w:hint="eastAsia" w:ascii="宋体" w:hAnsi="宋体" w:eastAsia="宋体" w:cs="宋体"/>
        </w:rPr>
        <w:t>若在上述检验中，消费群体的核心结构特征和趋势预测的总体方向保持一致，则可认为本文画像构建与趋势预测框架具有较好稳健性。反之，则应重新审视变量定义、样本质量和模型设定是否存在偏差。</w:t>
      </w:r>
      <w:commentRangeEnd w:id="5"/>
      <w:r>
        <w:commentReference w:id="5"/>
      </w:r>
    </w:p>
    <w:p w14:paraId="05CC2699">
      <w:pPr>
        <w:pStyle w:val="19"/>
        <w:spacing w:after="60"/>
        <w:rPr>
          <w:rFonts w:hint="eastAsia" w:ascii="宋体" w:hAnsi="宋体" w:eastAsia="宋体" w:cs="宋体"/>
        </w:rPr>
      </w:pPr>
    </w:p>
    <w:p w14:paraId="0B8EF358">
      <w:pPr>
        <w:pStyle w:val="34"/>
        <w:rPr>
          <w:rFonts w:hint="eastAsia" w:ascii="宋体" w:hAnsi="宋体" w:eastAsia="宋体" w:cs="宋体"/>
        </w:rPr>
      </w:pPr>
      <w:r>
        <w:rPr>
          <w:rFonts w:hint="eastAsia" w:ascii="宋体" w:hAnsi="宋体" w:eastAsia="宋体" w:cs="宋体"/>
        </w:rPr>
        <w:t>5.7 群体异质性分析</w:t>
      </w:r>
    </w:p>
    <w:p w14:paraId="1970B557">
      <w:pPr>
        <w:pStyle w:val="25"/>
        <w:rPr>
          <w:ins w:id="521" w:author="赵博磊" w:date="2026-05-12T18:36:36Z"/>
          <w:rFonts w:hint="eastAsia" w:ascii="宋体" w:hAnsi="宋体" w:eastAsia="宋体" w:cs="宋体"/>
          <w:rPrChange w:id="522" w:author="赵博磊" w:date="2026-05-12T18:36:36Z">
            <w:rPr>
              <w:ins w:id="523" w:author="赵博磊" w:date="2026-05-12T18:36:36Z"/>
              <w:rFonts w:hint="eastAsia"/>
            </w:rPr>
          </w:rPrChange>
        </w:rPr>
      </w:pPr>
      <w:ins w:id="524" w:author="赵博磊" w:date="2026-05-12T18:36:36Z">
        <w:r>
          <w:rPr>
            <w:rFonts w:hint="eastAsia" w:ascii="宋体" w:hAnsi="宋体" w:eastAsia="宋体" w:cs="宋体"/>
            <w:rPrChange w:id="525" w:author="赵博磊" w:date="2026-05-12T18:36:36Z">
              <w:rPr>
                <w:rFonts w:hint="eastAsia"/>
              </w:rPr>
            </w:rPrChange>
          </w:rPr>
          <w:t>从实证结果看，不同消费类别之间的主要差异体现在消费总额、交易笔数、活跃天数和商户覆盖数。高消费类学生不仅消费总额较高，也表现出更高的消费频率和更广的商户覆盖范围；中消费类学生人数规模与高消费类接近，但消费活跃程度明显低于高消费类；低消费类学生消费记录数量较少，校内消费行为较弱。</w:t>
        </w:r>
      </w:ins>
    </w:p>
    <w:p w14:paraId="2EF8192D">
      <w:pPr>
        <w:pStyle w:val="25"/>
        <w:rPr>
          <w:ins w:id="527" w:author="赵博磊" w:date="2026-05-12T18:36:32Z"/>
          <w:rFonts w:hint="eastAsia" w:ascii="宋体" w:hAnsi="宋体" w:eastAsia="宋体" w:cs="宋体"/>
        </w:rPr>
      </w:pPr>
      <w:ins w:id="528" w:author="赵博磊" w:date="2026-05-12T18:36:36Z">
        <w:r>
          <w:rPr>
            <w:rFonts w:hint="eastAsia" w:ascii="宋体" w:hAnsi="宋体" w:eastAsia="宋体" w:cs="宋体"/>
            <w:rPrChange w:id="529" w:author="赵博磊" w:date="2026-05-12T18:36:36Z">
              <w:rPr>
                <w:rFonts w:hint="eastAsia"/>
              </w:rPr>
            </w:rPrChange>
          </w:rPr>
          <w:t>需要说明的是，低消费类别仅表示样本期内校内消费金额和消费频率相对较低，并不等同于家庭经济困难或消费风险判断。本文对消费类别的解释以实际消费水平为基础，避免将聚类结果过度延伸为身份识别或价值判断。</w:t>
        </w:r>
      </w:ins>
    </w:p>
    <w:p w14:paraId="4085092E">
      <w:pPr>
        <w:pStyle w:val="25"/>
        <w:rPr>
          <w:rFonts w:hint="eastAsia" w:ascii="宋体" w:hAnsi="宋体" w:eastAsia="宋体" w:cs="宋体"/>
        </w:rPr>
      </w:pPr>
      <w:r>
        <w:rPr>
          <w:rFonts w:hint="eastAsia" w:ascii="宋体" w:hAnsi="宋体" w:eastAsia="宋体" w:cs="宋体"/>
        </w:rPr>
        <w:t>在完成聚类与趋势预测后，还需进一步分析不同群体之间的异质性。重点可从性别、年级、学历层次、专业类型和住宿区域等角度展开。例如，高年级学生可能比低年级学生具有更强的消费自主性和更高的场景多样性；研究生群体可能在消费时间上更分散；不同专业类型学生受课程安排影响，食堂高峰消费时段也可能存在差异。</w:t>
      </w:r>
    </w:p>
    <w:p w14:paraId="72E30134">
      <w:pPr>
        <w:pStyle w:val="19"/>
        <w:spacing w:after="60"/>
        <w:rPr>
          <w:rFonts w:hint="eastAsia" w:ascii="宋体" w:hAnsi="宋体" w:eastAsia="宋体" w:cs="宋体"/>
        </w:rPr>
      </w:pPr>
    </w:p>
    <w:p w14:paraId="55BE1942">
      <w:pPr>
        <w:pStyle w:val="25"/>
        <w:rPr>
          <w:rFonts w:hint="eastAsia" w:ascii="宋体" w:hAnsi="宋体" w:eastAsia="宋体" w:cs="宋体"/>
        </w:rPr>
      </w:pPr>
      <w:r>
        <w:rPr>
          <w:rFonts w:hint="eastAsia" w:ascii="宋体" w:hAnsi="宋体" w:eastAsia="宋体" w:cs="宋体"/>
        </w:rPr>
        <w:t>此外，群体异质性分析还应服务于特殊群体识别。对于消费水平长期偏低、消费结构单一且存在异常波动的学生，可结合问卷、资助信息或辅导员反馈进一步判断其是否属于经济困难群体；对于高夜间消费占比、非必要消费支出偏高且伴随信贷使用倾向的学生，则可作为理性消费教育重点关注对象。通过异质性分析，本文研究不仅能够回答“大学生如何消费”，还能够进一步回答“不同类型大学生为何这样消费、应如何分类支持”的问题。</w:t>
      </w:r>
    </w:p>
    <w:p w14:paraId="438373CB">
      <w:pPr>
        <w:pStyle w:val="19"/>
        <w:spacing w:after="60"/>
        <w:rPr>
          <w:rFonts w:hint="eastAsia" w:ascii="宋体" w:hAnsi="宋体" w:eastAsia="宋体" w:cs="宋体"/>
        </w:rPr>
      </w:pPr>
    </w:p>
    <w:p w14:paraId="123921DF">
      <w:pPr>
        <w:pStyle w:val="21"/>
        <w:pBdr>
          <w:bottom w:val="single" w:color="auto" w:sz="6" w:space="1"/>
        </w:pBdr>
        <w:rPr>
          <w:rFonts w:hint="eastAsia" w:ascii="宋体" w:hAnsi="宋体" w:eastAsia="宋体" w:cs="宋体"/>
        </w:rPr>
      </w:pPr>
    </w:p>
    <w:p w14:paraId="47D19631">
      <w:pPr>
        <w:pStyle w:val="19"/>
        <w:spacing w:after="60"/>
        <w:rPr>
          <w:rFonts w:hint="eastAsia" w:ascii="宋体" w:hAnsi="宋体" w:eastAsia="宋体" w:cs="宋体"/>
        </w:rPr>
      </w:pPr>
    </w:p>
    <w:p w14:paraId="1B960A13">
      <w:pPr>
        <w:pStyle w:val="33"/>
        <w:rPr>
          <w:rFonts w:hint="eastAsia" w:ascii="宋体" w:hAnsi="宋体" w:eastAsia="宋体" w:cs="宋体"/>
        </w:rPr>
      </w:pPr>
      <w:r>
        <w:rPr>
          <w:rFonts w:hint="eastAsia" w:ascii="宋体" w:hAnsi="宋体" w:eastAsia="宋体" w:cs="宋体"/>
        </w:rPr>
        <w:t>第六章 结论与建议</w:t>
      </w:r>
    </w:p>
    <w:p w14:paraId="2F3542B5">
      <w:pPr>
        <w:pStyle w:val="34"/>
        <w:rPr>
          <w:rFonts w:hint="eastAsia" w:ascii="宋体" w:hAnsi="宋体" w:eastAsia="宋体" w:cs="宋体"/>
        </w:rPr>
      </w:pPr>
      <w:r>
        <w:rPr>
          <w:rFonts w:hint="eastAsia" w:ascii="宋体" w:hAnsi="宋体" w:eastAsia="宋体" w:cs="宋体"/>
        </w:rPr>
        <w:t>6.1 研究总结</w:t>
      </w:r>
    </w:p>
    <w:p w14:paraId="29133B3B">
      <w:pPr>
        <w:pStyle w:val="25"/>
        <w:rPr>
          <w:rFonts w:hint="eastAsia" w:ascii="宋体" w:hAnsi="宋体" w:eastAsia="宋体" w:cs="宋体"/>
        </w:rPr>
      </w:pPr>
      <w:r>
        <w:rPr>
          <w:rFonts w:hint="eastAsia" w:ascii="宋体" w:hAnsi="宋体" w:eastAsia="宋体" w:cs="宋体"/>
        </w:rPr>
        <w:t>本文基于智慧校园与大数据治理背景，围绕大学生消费行为画像构建与消费趋势预测问题，形成了较为系统的研究框架。通过梳理国内外相关文献，本文认为校园消费数据已经成为高校管理中极具潜力的数据资源，聚类分析、时序预测与多源数据融合方法能够为学生消费分层、特殊群体识别和后勤资源优化提供有效工具</w:t>
      </w:r>
      <w:r>
        <w:rPr>
          <w:rFonts w:hint="eastAsia" w:ascii="宋体" w:hAnsi="宋体" w:eastAsia="宋体" w:cs="宋体"/>
        </w:rPr>
        <w:fldChar w:fldCharType="begin"/>
      </w:r>
      <w:r>
        <w:rPr>
          <w:rFonts w:hint="eastAsia" w:ascii="宋体" w:hAnsi="宋体" w:eastAsia="宋体" w:cs="宋体"/>
        </w:rPr>
        <w:instrText xml:space="preserve"> HYPERLINK "https://www.mdpi.com/2076-3417/15/14/7723" </w:instrText>
      </w:r>
      <w:r>
        <w:rPr>
          <w:rFonts w:hint="eastAsia" w:ascii="宋体" w:hAnsi="宋体" w:eastAsia="宋体" w:cs="宋体"/>
        </w:rPr>
        <w:fldChar w:fldCharType="separate"/>
      </w:r>
      <w:r>
        <w:rPr>
          <w:rStyle w:val="39"/>
          <w:rFonts w:hint="eastAsia" w:ascii="宋体" w:hAnsi="宋体" w:eastAsia="宋体" w:cs="宋体"/>
        </w:rPr>
        <w:t>1</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"https://iopscience.iop.org/article/10.1088/1742-6596/1437/1/012105" </w:instrText>
      </w:r>
      <w:r>
        <w:rPr>
          <w:rFonts w:hint="eastAsia" w:ascii="宋体" w:hAnsi="宋体" w:eastAsia="宋体" w:cs="宋体"/>
        </w:rPr>
        <w:fldChar w:fldCharType="separate"/>
      </w:r>
      <w:r>
        <w:rPr>
          <w:rStyle w:val="39"/>
          <w:rFonts w:hint="eastAsia" w:ascii="宋体" w:hAnsi="宋体" w:eastAsia="宋体" w:cs="宋体"/>
        </w:rPr>
        <w:t>2</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"https://www.hanspub.org/journal/paperinformation?paperID=29624" </w:instrText>
      </w:r>
      <w:r>
        <w:rPr>
          <w:rFonts w:hint="eastAsia" w:ascii="宋体" w:hAnsi="宋体" w:eastAsia="宋体" w:cs="宋体"/>
        </w:rPr>
        <w:fldChar w:fldCharType="separate"/>
      </w:r>
      <w:r>
        <w:rPr>
          <w:rStyle w:val="39"/>
          <w:rFonts w:hint="eastAsia" w:ascii="宋体" w:hAnsi="宋体" w:eastAsia="宋体" w:cs="宋体"/>
        </w:rPr>
        <w:t>3</w:t>
      </w:r>
      <w:r>
        <w:rPr>
          <w:rStyle w:val="39"/>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"https://doi.org/10.3390/app15147723" </w:instrText>
      </w:r>
      <w:r>
        <w:rPr>
          <w:rFonts w:hint="eastAsia" w:ascii="宋体" w:hAnsi="宋体" w:eastAsia="宋体" w:cs="宋体"/>
        </w:rPr>
        <w:fldChar w:fldCharType="separate"/>
      </w:r>
      <w:r>
        <w:rPr>
          <w:rStyle w:val="39"/>
          <w:rFonts w:hint="eastAsia" w:ascii="宋体" w:hAnsi="宋体" w:eastAsia="宋体" w:cs="宋体"/>
        </w:rPr>
        <w:t>4</w:t>
      </w:r>
      <w:r>
        <w:rPr>
          <w:rStyle w:val="39"/>
          <w:rFonts w:hint="eastAsia" w:ascii="宋体" w:hAnsi="宋体" w:eastAsia="宋体" w:cs="宋体"/>
        </w:rPr>
        <w:fldChar w:fldCharType="end"/>
      </w:r>
      <w:r>
        <w:rPr>
          <w:rFonts w:hint="eastAsia" w:ascii="宋体" w:hAnsi="宋体" w:eastAsia="宋体" w:cs="宋体"/>
        </w:rPr>
        <w:t>。</w:t>
      </w:r>
    </w:p>
    <w:p w14:paraId="63BB3215">
      <w:pPr>
        <w:pStyle w:val="19"/>
        <w:spacing w:after="60"/>
        <w:rPr>
          <w:rFonts w:hint="eastAsia" w:ascii="宋体" w:hAnsi="宋体" w:eastAsia="宋体" w:cs="宋体"/>
        </w:rPr>
      </w:pPr>
    </w:p>
    <w:p w14:paraId="14FD08A7">
      <w:pPr>
        <w:pStyle w:val="25"/>
        <w:rPr>
          <w:rFonts w:hint="eastAsia" w:ascii="宋体" w:hAnsi="宋体" w:eastAsia="宋体" w:cs="宋体"/>
        </w:rPr>
      </w:pPr>
      <w:r>
        <w:rPr>
          <w:rFonts w:hint="eastAsia" w:ascii="宋体" w:hAnsi="宋体" w:eastAsia="宋体" w:cs="宋体"/>
        </w:rPr>
        <w:t>在理论分析方面，本文从消费者行为理论、计划行为理论、用户画像理论与数据挖掘理论出发，构建了大学生消费行为研究的解释框架，并将消费能力、消费结构、行为偏好、群体属性、信贷习惯和消费理念纳入统一的画像体系。在方法设计方面，本文提出了“数据预处理—特征构建—聚类画像—趋势预测—应用转化”的研究路径，强调校园卡数据与移动支付数据协同整合的重要性。在应用导向方面，本文进一步论证了研究成果在贫困生精准识别、食堂供需预测、商户运营优化和消费教育引导中的实践价值。</w:t>
      </w:r>
    </w:p>
    <w:p w14:paraId="6BC45BBC">
      <w:pPr>
        <w:pStyle w:val="19"/>
        <w:spacing w:after="60"/>
        <w:rPr>
          <w:rFonts w:hint="eastAsia" w:ascii="宋体" w:hAnsi="宋体" w:eastAsia="宋体" w:cs="宋体"/>
        </w:rPr>
      </w:pPr>
    </w:p>
    <w:p w14:paraId="702997BF">
      <w:pPr>
        <w:pStyle w:val="25"/>
        <w:rPr>
          <w:rFonts w:hint="eastAsia" w:ascii="宋体" w:hAnsi="宋体" w:eastAsia="宋体" w:cs="宋体"/>
        </w:rPr>
      </w:pPr>
      <w:r>
        <w:rPr>
          <w:rFonts w:hint="eastAsia" w:ascii="宋体" w:hAnsi="宋体" w:eastAsia="宋体" w:cs="宋体"/>
        </w:rPr>
        <w:t>尽管本文当前为基于开题报告形成的初稿，尚未纳入真实样本数据进行完整实证，但从研究设计和分析逻辑上看，所提出的画像构建与趋势预测框架具有较强的现实适配性和后续落地潜力。待后续接入真实校园数据后，本文可进一步补充正式统计结果、模型比较与图表分析，从而形成完整毕业论文。</w:t>
      </w:r>
    </w:p>
    <w:p w14:paraId="3CE343D7">
      <w:pPr>
        <w:pStyle w:val="19"/>
        <w:spacing w:after="60"/>
        <w:rPr>
          <w:rFonts w:hint="eastAsia" w:ascii="宋体" w:hAnsi="宋体" w:eastAsia="宋体" w:cs="宋体"/>
        </w:rPr>
      </w:pPr>
    </w:p>
    <w:p w14:paraId="2A91724A">
      <w:pPr>
        <w:pStyle w:val="34"/>
        <w:rPr>
          <w:rFonts w:hint="eastAsia" w:ascii="宋体" w:hAnsi="宋体" w:eastAsia="宋体" w:cs="宋体"/>
        </w:rPr>
      </w:pPr>
      <w:r>
        <w:rPr>
          <w:rFonts w:hint="eastAsia" w:ascii="宋体" w:hAnsi="宋体" w:eastAsia="宋体" w:cs="宋体"/>
        </w:rPr>
        <w:t>6.2 对策建议</w:t>
      </w:r>
    </w:p>
    <w:p w14:paraId="5F8EB9D1">
      <w:pPr>
        <w:pStyle w:val="35"/>
        <w:rPr>
          <w:rFonts w:hint="eastAsia" w:ascii="宋体" w:hAnsi="宋体" w:eastAsia="宋体" w:cs="宋体"/>
        </w:rPr>
      </w:pPr>
      <w:r>
        <w:rPr>
          <w:rFonts w:hint="eastAsia" w:ascii="宋体" w:hAnsi="宋体" w:eastAsia="宋体" w:cs="宋体"/>
        </w:rPr>
        <w:t>6.2.1 完善高校消费数据治理体系</w:t>
      </w:r>
    </w:p>
    <w:p w14:paraId="7747FBD3">
      <w:pPr>
        <w:pStyle w:val="25"/>
        <w:rPr>
          <w:rFonts w:hint="eastAsia" w:ascii="宋体" w:hAnsi="宋体" w:eastAsia="宋体" w:cs="宋体"/>
        </w:rPr>
      </w:pPr>
      <w:r>
        <w:rPr>
          <w:rFonts w:hint="eastAsia" w:ascii="宋体" w:hAnsi="宋体" w:eastAsia="宋体" w:cs="宋体"/>
        </w:rPr>
        <w:t>高校应加快构建统一的校园消费数据治理平台，打通一卡通系统、移动支付系统、商户经营系统和学生管理系统之间的数据壁垒，形成标准统一、口径一致、权限可控的数据共享机制。在制度层面，应明确消费数据采集、使用、存储和脱敏规则，确保数据利用与隐私保护相统一。</w:t>
      </w:r>
    </w:p>
    <w:p w14:paraId="6913E9B5">
      <w:pPr>
        <w:pStyle w:val="19"/>
        <w:spacing w:after="60"/>
        <w:rPr>
          <w:rFonts w:hint="eastAsia" w:ascii="宋体" w:hAnsi="宋体" w:eastAsia="宋体" w:cs="宋体"/>
        </w:rPr>
      </w:pPr>
    </w:p>
    <w:p w14:paraId="5F7AD6E2">
      <w:pPr>
        <w:pStyle w:val="35"/>
        <w:rPr>
          <w:rFonts w:hint="eastAsia" w:ascii="宋体" w:hAnsi="宋体" w:eastAsia="宋体" w:cs="宋体"/>
        </w:rPr>
      </w:pPr>
      <w:r>
        <w:rPr>
          <w:rFonts w:hint="eastAsia" w:ascii="宋体" w:hAnsi="宋体" w:eastAsia="宋体" w:cs="宋体"/>
        </w:rPr>
        <w:t>6.2.2 构建精准资助识别辅助机制</w:t>
      </w:r>
    </w:p>
    <w:p w14:paraId="387270D3">
      <w:pPr>
        <w:pStyle w:val="25"/>
        <w:rPr>
          <w:rFonts w:hint="eastAsia" w:ascii="宋体" w:hAnsi="宋体" w:eastAsia="宋体" w:cs="宋体"/>
        </w:rPr>
      </w:pPr>
      <w:r>
        <w:rPr>
          <w:rFonts w:hint="eastAsia" w:ascii="宋体" w:hAnsi="宋体" w:eastAsia="宋体" w:cs="宋体"/>
        </w:rPr>
        <w:t>高校资助管理部门可以将消费画像作为辅助研判工具，与家庭经济情况申报、班级民主评议和辅导员日常观察相结合，形成“材料审核+行为数据辅助”的精准资助识别机制。对于疑似隐形贫困生，应重点关注其长期低消费、消费结构单一与阶段性波动等特征，以减少遗漏。</w:t>
      </w:r>
    </w:p>
    <w:p w14:paraId="056B0195">
      <w:pPr>
        <w:pStyle w:val="19"/>
        <w:spacing w:after="60"/>
        <w:rPr>
          <w:rFonts w:hint="eastAsia" w:ascii="宋体" w:hAnsi="宋体" w:eastAsia="宋体" w:cs="宋体"/>
        </w:rPr>
      </w:pPr>
    </w:p>
    <w:p w14:paraId="1A2A56B8">
      <w:pPr>
        <w:pStyle w:val="35"/>
        <w:rPr>
          <w:rFonts w:hint="eastAsia" w:ascii="宋体" w:hAnsi="宋体" w:eastAsia="宋体" w:cs="宋体"/>
        </w:rPr>
      </w:pPr>
      <w:r>
        <w:rPr>
          <w:rFonts w:hint="eastAsia" w:ascii="宋体" w:hAnsi="宋体" w:eastAsia="宋体" w:cs="宋体"/>
        </w:rPr>
        <w:t>6.2.3 优化后勤服务与商户运营决策</w:t>
      </w:r>
    </w:p>
    <w:p w14:paraId="58508ED5">
      <w:pPr>
        <w:pStyle w:val="25"/>
        <w:rPr>
          <w:rFonts w:hint="eastAsia" w:ascii="宋体" w:hAnsi="宋体" w:eastAsia="宋体" w:cs="宋体"/>
        </w:rPr>
      </w:pPr>
      <w:r>
        <w:rPr>
          <w:rFonts w:hint="eastAsia" w:ascii="宋体" w:hAnsi="宋体" w:eastAsia="宋体" w:cs="宋体"/>
        </w:rPr>
        <w:t>后勤部门和校园商户可基于消费趋势预测结果，对食堂高峰时段窗口安排、菜品供应结构、超市商品备货和节假日前后营销策略进行动态调整。尤其在食堂场景中，应将历史消费数据与天气、课程安排、节假日等因素结合，构建更精细的需求预测机制，从而降低资源浪费并提升服务效率。</w:t>
      </w:r>
    </w:p>
    <w:p w14:paraId="2560EE3E">
      <w:pPr>
        <w:pStyle w:val="19"/>
        <w:spacing w:after="60"/>
        <w:rPr>
          <w:rFonts w:hint="eastAsia" w:ascii="宋体" w:hAnsi="宋体" w:eastAsia="宋体" w:cs="宋体"/>
        </w:rPr>
      </w:pPr>
    </w:p>
    <w:p w14:paraId="41DEB02E">
      <w:pPr>
        <w:pStyle w:val="35"/>
        <w:rPr>
          <w:rFonts w:hint="eastAsia" w:ascii="宋体" w:hAnsi="宋体" w:eastAsia="宋体" w:cs="宋体"/>
        </w:rPr>
      </w:pPr>
      <w:r>
        <w:rPr>
          <w:rFonts w:hint="eastAsia" w:ascii="宋体" w:hAnsi="宋体" w:eastAsia="宋体" w:cs="宋体"/>
        </w:rPr>
        <w:t>6.2.4 强化大学生理性消费教育</w:t>
      </w:r>
    </w:p>
    <w:p w14:paraId="765FCBB3">
      <w:pPr>
        <w:pStyle w:val="25"/>
        <w:rPr>
          <w:rFonts w:hint="eastAsia" w:ascii="宋体" w:hAnsi="宋体" w:eastAsia="宋体" w:cs="宋体"/>
        </w:rPr>
      </w:pPr>
      <w:r>
        <w:rPr>
          <w:rFonts w:hint="eastAsia" w:ascii="宋体" w:hAnsi="宋体" w:eastAsia="宋体" w:cs="宋体"/>
        </w:rPr>
        <w:t>针对部分学生存在的冲动消费、超前消费和消费异化现象，高校应在新生教育、心理健康教育和日常思政教育中加强理性消费引导，并将金融风险教育、绿色消费教育和预算管理教育纳入日常育人体系。对于表现出较强消费风险倾向的学生群体，可在保护隐私和尊重个体的前提下开展分层分类指导。</w:t>
      </w:r>
    </w:p>
    <w:p w14:paraId="42971B97">
      <w:pPr>
        <w:pStyle w:val="19"/>
        <w:spacing w:after="60"/>
        <w:rPr>
          <w:rFonts w:hint="eastAsia" w:ascii="宋体" w:hAnsi="宋体" w:eastAsia="宋体" w:cs="宋体"/>
        </w:rPr>
      </w:pPr>
    </w:p>
    <w:p w14:paraId="4A8DE15C">
      <w:pPr>
        <w:pStyle w:val="35"/>
        <w:rPr>
          <w:rFonts w:hint="eastAsia" w:ascii="宋体" w:hAnsi="宋体" w:eastAsia="宋体" w:cs="宋体"/>
        </w:rPr>
      </w:pPr>
      <w:r>
        <w:rPr>
          <w:rFonts w:hint="eastAsia" w:ascii="宋体" w:hAnsi="宋体" w:eastAsia="宋体" w:cs="宋体"/>
        </w:rPr>
        <w:t>6.2.5 推动研究成果可视化落地</w:t>
      </w:r>
    </w:p>
    <w:p w14:paraId="387E2CD3">
      <w:pPr>
        <w:pStyle w:val="25"/>
        <w:rPr>
          <w:rFonts w:hint="eastAsia" w:ascii="宋体" w:hAnsi="宋体" w:eastAsia="宋体" w:cs="宋体"/>
        </w:rPr>
      </w:pPr>
      <w:r>
        <w:rPr>
          <w:rFonts w:hint="eastAsia" w:ascii="宋体" w:hAnsi="宋体" w:eastAsia="宋体" w:cs="宋体"/>
        </w:rPr>
        <w:t>高校可进一步开发消费画像与趋势预测可视化系统，将学生消费结构、群体类型分布、场景需求变化和预警信息以仪表盘形式呈现给管理部门。在功能设计上，应区分管理端、分析端与展示端需求，增强系统的可解释性、交互性和实用性，使研究成果真正服务于智慧校园治理。</w:t>
      </w:r>
    </w:p>
    <w:p w14:paraId="01FFC659">
      <w:pPr>
        <w:pStyle w:val="19"/>
        <w:spacing w:after="60"/>
        <w:rPr>
          <w:rFonts w:hint="eastAsia" w:ascii="宋体" w:hAnsi="宋体" w:eastAsia="宋体" w:cs="宋体"/>
        </w:rPr>
      </w:pPr>
    </w:p>
    <w:p w14:paraId="71A31347">
      <w:pPr>
        <w:pStyle w:val="21"/>
        <w:pBdr>
          <w:bottom w:val="single" w:color="auto" w:sz="6" w:space="1"/>
        </w:pBdr>
        <w:rPr>
          <w:rFonts w:hint="eastAsia" w:ascii="宋体" w:hAnsi="宋体" w:eastAsia="宋体" w:cs="宋体"/>
        </w:rPr>
      </w:pPr>
    </w:p>
    <w:p w14:paraId="2E25CB4F">
      <w:pPr>
        <w:pStyle w:val="19"/>
        <w:spacing w:after="60"/>
        <w:rPr>
          <w:rFonts w:hint="eastAsia" w:ascii="宋体" w:hAnsi="宋体" w:eastAsia="宋体" w:cs="宋体"/>
        </w:rPr>
      </w:pPr>
    </w:p>
    <w:p w14:paraId="3ECD9479">
      <w:pPr>
        <w:pStyle w:val="33"/>
        <w:rPr>
          <w:rFonts w:hint="eastAsia" w:ascii="宋体" w:hAnsi="宋体" w:eastAsia="宋体" w:cs="宋体"/>
        </w:rPr>
      </w:pPr>
      <w:r>
        <w:rPr>
          <w:rFonts w:hint="eastAsia" w:ascii="宋体" w:hAnsi="宋体" w:eastAsia="宋体" w:cs="宋体"/>
        </w:rPr>
        <w:t>参考文献</w:t>
      </w:r>
    </w:p>
    <w:p w14:paraId="2483462D">
      <w:pPr>
        <w:pStyle w:val="21"/>
        <w:pBdr>
          <w:bottom w:val="single" w:color="auto" w:sz="6" w:space="1"/>
        </w:pBdr>
        <w:rPr>
          <w:rFonts w:hint="eastAsia" w:ascii="宋体" w:hAnsi="宋体" w:eastAsia="宋体" w:cs="宋体"/>
        </w:rPr>
      </w:pPr>
    </w:p>
    <w:p w14:paraId="2B429A39">
      <w:pPr>
        <w:pStyle w:val="19"/>
        <w:spacing w:after="60"/>
        <w:rPr>
          <w:rFonts w:hint="eastAsia" w:ascii="宋体" w:hAnsi="宋体" w:eastAsia="宋体" w:cs="宋体"/>
        </w:rPr>
      </w:pPr>
    </w:p>
    <w:p w14:paraId="0FE342E4">
      <w:pPr>
        <w:pStyle w:val="33"/>
        <w:rPr>
          <w:rFonts w:hint="eastAsia" w:ascii="宋体" w:hAnsi="宋体" w:eastAsia="宋体" w:cs="宋体"/>
        </w:rPr>
      </w:pPr>
      <w:r>
        <w:rPr>
          <w:rFonts w:hint="eastAsia" w:ascii="宋体" w:hAnsi="宋体" w:eastAsia="宋体" w:cs="宋体"/>
        </w:rPr>
        <w:t>附：后续根据真实数据补写的重点位置</w:t>
      </w:r>
    </w:p>
    <w:p w14:paraId="3518F9C6">
      <w:pPr>
        <w:pStyle w:val="25"/>
        <w:rPr>
          <w:rFonts w:hint="eastAsia" w:ascii="宋体" w:hAnsi="宋体" w:eastAsia="宋体" w:cs="宋体"/>
        </w:rPr>
      </w:pPr>
      <w:r>
        <w:rPr>
          <w:rFonts w:hint="eastAsia" w:ascii="宋体" w:hAnsi="宋体" w:eastAsia="宋体" w:cs="宋体"/>
        </w:rPr>
        <w:t>为便于后续完善正式定稿，本文建议在接入真实数据后重点补写以下内容。</w:t>
      </w:r>
    </w:p>
    <w:p w14:paraId="1EBB5F2A">
      <w:pPr>
        <w:pStyle w:val="19"/>
        <w:spacing w:after="60"/>
        <w:rPr>
          <w:rFonts w:hint="eastAsia" w:ascii="宋体" w:hAnsi="宋体" w:eastAsia="宋体" w:cs="宋体"/>
        </w:rPr>
      </w:pPr>
    </w:p>
    <w:tbl>
      <w:tblPr>
        <w:tblStyle w:val="11"/>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414"/>
        <w:gridCol w:w="5068"/>
        <w:gridCol w:w="2784"/>
      </w:tblGrid>
      <w:tr w14:paraId="57C45AB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763" w:type="pct"/>
            <w:tcMar>
              <w:top w:w="100" w:type="dxa"/>
              <w:left w:w="120" w:type="dxa"/>
              <w:bottom w:w="100" w:type="dxa"/>
              <w:right w:w="120" w:type="dxa"/>
            </w:tcMar>
            <w:vAlign w:val="center"/>
          </w:tcPr>
          <w:p w14:paraId="1E17AC7B">
            <w:pPr>
              <w:pStyle w:val="30"/>
              <w:rPr>
                <w:rFonts w:hint="eastAsia" w:ascii="宋体" w:hAnsi="宋体" w:eastAsia="宋体" w:cs="宋体"/>
              </w:rPr>
            </w:pPr>
            <w:r>
              <w:rPr>
                <w:rFonts w:hint="eastAsia" w:ascii="宋体" w:hAnsi="宋体" w:eastAsia="宋体" w:cs="宋体"/>
              </w:rPr>
              <w:t>章节位置</w:t>
            </w:r>
          </w:p>
        </w:tc>
        <w:tc>
          <w:tcPr>
            <w:tcW w:w="2734" w:type="pct"/>
            <w:tcMar>
              <w:top w:w="100" w:type="dxa"/>
              <w:left w:w="120" w:type="dxa"/>
              <w:bottom w:w="100" w:type="dxa"/>
              <w:right w:w="120" w:type="dxa"/>
            </w:tcMar>
            <w:vAlign w:val="center"/>
          </w:tcPr>
          <w:p w14:paraId="6BBC2597">
            <w:pPr>
              <w:pStyle w:val="30"/>
              <w:rPr>
                <w:rFonts w:hint="eastAsia" w:ascii="宋体" w:hAnsi="宋体" w:eastAsia="宋体" w:cs="宋体"/>
              </w:rPr>
            </w:pPr>
            <w:r>
              <w:rPr>
                <w:rFonts w:hint="eastAsia" w:ascii="宋体" w:hAnsi="宋体" w:eastAsia="宋体" w:cs="宋体"/>
              </w:rPr>
              <w:t>需补写内容</w:t>
            </w:r>
          </w:p>
        </w:tc>
        <w:tc>
          <w:tcPr>
            <w:tcW w:w="1502" w:type="pct"/>
            <w:tcMar>
              <w:top w:w="100" w:type="dxa"/>
              <w:left w:w="120" w:type="dxa"/>
              <w:bottom w:w="100" w:type="dxa"/>
              <w:right w:w="120" w:type="dxa"/>
            </w:tcMar>
            <w:vAlign w:val="center"/>
          </w:tcPr>
          <w:p w14:paraId="11789F2A">
            <w:pPr>
              <w:pStyle w:val="30"/>
              <w:rPr>
                <w:rFonts w:hint="eastAsia" w:ascii="宋体" w:hAnsi="宋体" w:eastAsia="宋体" w:cs="宋体"/>
              </w:rPr>
            </w:pPr>
            <w:r>
              <w:rPr>
                <w:rFonts w:hint="eastAsia" w:ascii="宋体" w:hAnsi="宋体" w:eastAsia="宋体" w:cs="宋体"/>
              </w:rPr>
              <w:t>建议形式</w:t>
            </w:r>
          </w:p>
        </w:tc>
      </w:tr>
      <w:tr w14:paraId="477A5C70">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60FF3090">
            <w:pPr>
              <w:pStyle w:val="31"/>
              <w:rPr>
                <w:rFonts w:hint="eastAsia" w:ascii="宋体" w:hAnsi="宋体" w:eastAsia="宋体" w:cs="宋体"/>
              </w:rPr>
            </w:pPr>
            <w:r>
              <w:rPr>
                <w:rFonts w:hint="eastAsia" w:ascii="宋体" w:hAnsi="宋体" w:eastAsia="宋体" w:cs="宋体"/>
              </w:rPr>
              <w:t>摘要</w:t>
            </w:r>
          </w:p>
        </w:tc>
        <w:tc>
          <w:tcPr>
            <w:tcW w:w="2734" w:type="pct"/>
            <w:tcMar>
              <w:top w:w="80" w:type="dxa"/>
              <w:left w:w="120" w:type="dxa"/>
              <w:bottom w:w="80" w:type="dxa"/>
              <w:right w:w="120" w:type="dxa"/>
            </w:tcMar>
            <w:vAlign w:val="center"/>
          </w:tcPr>
          <w:p w14:paraId="396D4EAA">
            <w:pPr>
              <w:pStyle w:val="31"/>
              <w:rPr>
                <w:rFonts w:hint="eastAsia" w:ascii="宋体" w:hAnsi="宋体" w:eastAsia="宋体" w:cs="宋体"/>
              </w:rPr>
            </w:pPr>
            <w:r>
              <w:rPr>
                <w:rFonts w:hint="eastAsia" w:ascii="宋体" w:hAnsi="宋体" w:eastAsia="宋体" w:cs="宋体"/>
              </w:rPr>
              <w:t>样本量、数据时间跨度、核心模型结果</w:t>
            </w:r>
          </w:p>
        </w:tc>
        <w:tc>
          <w:tcPr>
            <w:tcW w:w="1502" w:type="pct"/>
            <w:tcMar>
              <w:top w:w="80" w:type="dxa"/>
              <w:left w:w="120" w:type="dxa"/>
              <w:bottom w:w="80" w:type="dxa"/>
              <w:right w:w="120" w:type="dxa"/>
            </w:tcMar>
            <w:vAlign w:val="center"/>
          </w:tcPr>
          <w:p w14:paraId="673B2332">
            <w:pPr>
              <w:pStyle w:val="31"/>
              <w:rPr>
                <w:rFonts w:hint="eastAsia" w:ascii="宋体" w:hAnsi="宋体" w:eastAsia="宋体" w:cs="宋体"/>
              </w:rPr>
            </w:pPr>
            <w:r>
              <w:rPr>
                <w:rFonts w:hint="eastAsia" w:ascii="宋体" w:hAnsi="宋体" w:eastAsia="宋体" w:cs="宋体"/>
              </w:rPr>
              <w:t>用 2—3 句概括核心结论</w:t>
            </w:r>
          </w:p>
        </w:tc>
      </w:tr>
      <w:tr w14:paraId="06A8EAAD">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1F4490C7">
            <w:pPr>
              <w:pStyle w:val="31"/>
              <w:rPr>
                <w:rFonts w:hint="eastAsia" w:ascii="宋体" w:hAnsi="宋体" w:eastAsia="宋体" w:cs="宋体"/>
              </w:rPr>
            </w:pPr>
            <w:r>
              <w:rPr>
                <w:rFonts w:hint="eastAsia" w:ascii="宋体" w:hAnsi="宋体" w:eastAsia="宋体" w:cs="宋体"/>
              </w:rPr>
              <w:t>第四章</w:t>
            </w:r>
          </w:p>
        </w:tc>
        <w:tc>
          <w:tcPr>
            <w:tcW w:w="2734" w:type="pct"/>
            <w:tcMar>
              <w:top w:w="80" w:type="dxa"/>
              <w:left w:w="120" w:type="dxa"/>
              <w:bottom w:w="80" w:type="dxa"/>
              <w:right w:w="120" w:type="dxa"/>
            </w:tcMar>
            <w:vAlign w:val="center"/>
          </w:tcPr>
          <w:p w14:paraId="2967D732">
            <w:pPr>
              <w:pStyle w:val="31"/>
              <w:rPr>
                <w:rFonts w:hint="eastAsia" w:ascii="宋体" w:hAnsi="宋体" w:eastAsia="宋体" w:cs="宋体"/>
              </w:rPr>
            </w:pPr>
            <w:r>
              <w:rPr>
                <w:rFonts w:hint="eastAsia" w:ascii="宋体" w:hAnsi="宋体" w:eastAsia="宋体" w:cs="宋体"/>
              </w:rPr>
              <w:t>样本字段、变量计算公式、数据清洗规则</w:t>
            </w:r>
          </w:p>
        </w:tc>
        <w:tc>
          <w:tcPr>
            <w:tcW w:w="1502" w:type="pct"/>
            <w:tcMar>
              <w:top w:w="80" w:type="dxa"/>
              <w:left w:w="120" w:type="dxa"/>
              <w:bottom w:w="80" w:type="dxa"/>
              <w:right w:w="120" w:type="dxa"/>
            </w:tcMar>
            <w:vAlign w:val="center"/>
          </w:tcPr>
          <w:p w14:paraId="6C6CFE88">
            <w:pPr>
              <w:pStyle w:val="31"/>
              <w:rPr>
                <w:rFonts w:hint="eastAsia" w:ascii="宋体" w:hAnsi="宋体" w:eastAsia="宋体" w:cs="宋体"/>
              </w:rPr>
            </w:pPr>
            <w:r>
              <w:rPr>
                <w:rFonts w:hint="eastAsia" w:ascii="宋体" w:hAnsi="宋体" w:eastAsia="宋体" w:cs="宋体"/>
              </w:rPr>
              <w:t>增加表格与公式</w:t>
            </w:r>
          </w:p>
        </w:tc>
      </w:tr>
      <w:tr w14:paraId="1AC9926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06993616">
            <w:pPr>
              <w:pStyle w:val="31"/>
              <w:rPr>
                <w:rFonts w:hint="eastAsia" w:ascii="宋体" w:hAnsi="宋体" w:eastAsia="宋体" w:cs="宋体"/>
              </w:rPr>
            </w:pPr>
            <w:r>
              <w:rPr>
                <w:rFonts w:hint="eastAsia" w:ascii="宋体" w:hAnsi="宋体" w:eastAsia="宋体" w:cs="宋体"/>
              </w:rPr>
              <w:t>第五章 5.1</w:t>
            </w:r>
          </w:p>
        </w:tc>
        <w:tc>
          <w:tcPr>
            <w:tcW w:w="2734" w:type="pct"/>
            <w:tcMar>
              <w:top w:w="80" w:type="dxa"/>
              <w:left w:w="120" w:type="dxa"/>
              <w:bottom w:w="80" w:type="dxa"/>
              <w:right w:w="120" w:type="dxa"/>
            </w:tcMar>
            <w:vAlign w:val="center"/>
          </w:tcPr>
          <w:p w14:paraId="1CB24F9F">
            <w:pPr>
              <w:pStyle w:val="31"/>
              <w:rPr>
                <w:rFonts w:hint="eastAsia" w:ascii="宋体" w:hAnsi="宋体" w:eastAsia="宋体" w:cs="宋体"/>
              </w:rPr>
            </w:pPr>
            <w:r>
              <w:rPr>
                <w:rFonts w:hint="eastAsia" w:ascii="宋体" w:hAnsi="宋体" w:eastAsia="宋体" w:cs="宋体"/>
              </w:rPr>
              <w:t>描述性统计结果</w:t>
            </w:r>
          </w:p>
        </w:tc>
        <w:tc>
          <w:tcPr>
            <w:tcW w:w="1502" w:type="pct"/>
            <w:tcMar>
              <w:top w:w="80" w:type="dxa"/>
              <w:left w:w="120" w:type="dxa"/>
              <w:bottom w:w="80" w:type="dxa"/>
              <w:right w:w="120" w:type="dxa"/>
            </w:tcMar>
            <w:vAlign w:val="center"/>
          </w:tcPr>
          <w:p w14:paraId="477868C0">
            <w:pPr>
              <w:pStyle w:val="31"/>
              <w:rPr>
                <w:rFonts w:hint="eastAsia" w:ascii="宋体" w:hAnsi="宋体" w:eastAsia="宋体" w:cs="宋体"/>
              </w:rPr>
            </w:pPr>
            <w:r>
              <w:rPr>
                <w:rFonts w:hint="eastAsia" w:ascii="宋体" w:hAnsi="宋体" w:eastAsia="宋体" w:cs="宋体"/>
              </w:rPr>
              <w:t>插入统计表与分布图</w:t>
            </w:r>
          </w:p>
        </w:tc>
      </w:tr>
      <w:tr w14:paraId="16F8EFC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757813A1">
            <w:pPr>
              <w:pStyle w:val="31"/>
              <w:rPr>
                <w:rFonts w:hint="eastAsia" w:ascii="宋体" w:hAnsi="宋体" w:eastAsia="宋体" w:cs="宋体"/>
              </w:rPr>
            </w:pPr>
            <w:r>
              <w:rPr>
                <w:rFonts w:hint="eastAsia" w:ascii="宋体" w:hAnsi="宋体" w:eastAsia="宋体" w:cs="宋体"/>
              </w:rPr>
              <w:t>第五章 5.4</w:t>
            </w:r>
          </w:p>
        </w:tc>
        <w:tc>
          <w:tcPr>
            <w:tcW w:w="2734" w:type="pct"/>
            <w:tcMar>
              <w:top w:w="80" w:type="dxa"/>
              <w:left w:w="120" w:type="dxa"/>
              <w:bottom w:w="80" w:type="dxa"/>
              <w:right w:w="120" w:type="dxa"/>
            </w:tcMar>
            <w:vAlign w:val="center"/>
          </w:tcPr>
          <w:p w14:paraId="56F43742">
            <w:pPr>
              <w:pStyle w:val="31"/>
              <w:rPr>
                <w:rFonts w:hint="eastAsia" w:ascii="宋体" w:hAnsi="宋体" w:eastAsia="宋体" w:cs="宋体"/>
              </w:rPr>
            </w:pPr>
            <w:r>
              <w:rPr>
                <w:rFonts w:hint="eastAsia" w:ascii="宋体" w:hAnsi="宋体" w:eastAsia="宋体" w:cs="宋体"/>
              </w:rPr>
              <w:t>聚类中心结果、轮廓系数、群体命名依据</w:t>
            </w:r>
          </w:p>
        </w:tc>
        <w:tc>
          <w:tcPr>
            <w:tcW w:w="1502" w:type="pct"/>
            <w:tcMar>
              <w:top w:w="80" w:type="dxa"/>
              <w:left w:w="120" w:type="dxa"/>
              <w:bottom w:w="80" w:type="dxa"/>
              <w:right w:w="120" w:type="dxa"/>
            </w:tcMar>
            <w:vAlign w:val="center"/>
          </w:tcPr>
          <w:p w14:paraId="6E07EE19">
            <w:pPr>
              <w:pStyle w:val="31"/>
              <w:rPr>
                <w:rFonts w:hint="eastAsia" w:ascii="宋体" w:hAnsi="宋体" w:eastAsia="宋体" w:cs="宋体"/>
              </w:rPr>
            </w:pPr>
            <w:r>
              <w:rPr>
                <w:rFonts w:hint="eastAsia" w:ascii="宋体" w:hAnsi="宋体" w:eastAsia="宋体" w:cs="宋体"/>
              </w:rPr>
              <w:t>插入聚类结果表</w:t>
            </w:r>
          </w:p>
        </w:tc>
      </w:tr>
      <w:tr w14:paraId="7AC667C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58F04326">
            <w:pPr>
              <w:pStyle w:val="31"/>
              <w:rPr>
                <w:rFonts w:hint="eastAsia" w:ascii="宋体" w:hAnsi="宋体" w:eastAsia="宋体" w:cs="宋体"/>
              </w:rPr>
            </w:pPr>
            <w:r>
              <w:rPr>
                <w:rFonts w:hint="eastAsia" w:ascii="宋体" w:hAnsi="宋体" w:eastAsia="宋体" w:cs="宋体"/>
              </w:rPr>
              <w:t>第五章 5.5</w:t>
            </w:r>
          </w:p>
        </w:tc>
        <w:tc>
          <w:tcPr>
            <w:tcW w:w="2734" w:type="pct"/>
            <w:tcMar>
              <w:top w:w="80" w:type="dxa"/>
              <w:left w:w="120" w:type="dxa"/>
              <w:bottom w:w="80" w:type="dxa"/>
              <w:right w:w="120" w:type="dxa"/>
            </w:tcMar>
            <w:vAlign w:val="center"/>
          </w:tcPr>
          <w:p w14:paraId="51692370">
            <w:pPr>
              <w:pStyle w:val="31"/>
              <w:rPr>
                <w:rFonts w:hint="eastAsia" w:ascii="宋体" w:hAnsi="宋体" w:eastAsia="宋体" w:cs="宋体"/>
              </w:rPr>
            </w:pPr>
            <w:r>
              <w:rPr>
                <w:rFonts w:hint="eastAsia" w:ascii="宋体" w:hAnsi="宋体" w:eastAsia="宋体" w:cs="宋体"/>
              </w:rPr>
              <w:t>预测模型误差比较、趋势图、关键时间节点解释</w:t>
            </w:r>
          </w:p>
        </w:tc>
        <w:tc>
          <w:tcPr>
            <w:tcW w:w="1502" w:type="pct"/>
            <w:tcMar>
              <w:top w:w="80" w:type="dxa"/>
              <w:left w:w="120" w:type="dxa"/>
              <w:bottom w:w="80" w:type="dxa"/>
              <w:right w:w="120" w:type="dxa"/>
            </w:tcMar>
            <w:vAlign w:val="center"/>
          </w:tcPr>
          <w:p w14:paraId="6F325C14">
            <w:pPr>
              <w:pStyle w:val="31"/>
              <w:rPr>
                <w:rFonts w:hint="eastAsia" w:ascii="宋体" w:hAnsi="宋体" w:eastAsia="宋体" w:cs="宋体"/>
              </w:rPr>
            </w:pPr>
            <w:r>
              <w:rPr>
                <w:rFonts w:hint="eastAsia" w:ascii="宋体" w:hAnsi="宋体" w:eastAsia="宋体" w:cs="宋体"/>
              </w:rPr>
              <w:t>插入误差表与趋势图</w:t>
            </w:r>
          </w:p>
        </w:tc>
      </w:tr>
      <w:tr w14:paraId="74C878E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Mar>
              <w:top w:w="80" w:type="dxa"/>
              <w:left w:w="120" w:type="dxa"/>
              <w:bottom w:w="80" w:type="dxa"/>
              <w:right w:w="120" w:type="dxa"/>
            </w:tcMar>
            <w:vAlign w:val="center"/>
          </w:tcPr>
          <w:p w14:paraId="006C9C45">
            <w:pPr>
              <w:pStyle w:val="31"/>
              <w:rPr>
                <w:rFonts w:hint="eastAsia" w:ascii="宋体" w:hAnsi="宋体" w:eastAsia="宋体" w:cs="宋体"/>
              </w:rPr>
            </w:pPr>
            <w:r>
              <w:rPr>
                <w:rFonts w:hint="eastAsia" w:ascii="宋体" w:hAnsi="宋体" w:eastAsia="宋体" w:cs="宋体"/>
              </w:rPr>
              <w:t>第五章 5.6</w:t>
            </w:r>
          </w:p>
        </w:tc>
        <w:tc>
          <w:tcPr>
            <w:tcW w:w="2734" w:type="pct"/>
            <w:tcMar>
              <w:top w:w="80" w:type="dxa"/>
              <w:left w:w="120" w:type="dxa"/>
              <w:bottom w:w="80" w:type="dxa"/>
              <w:right w:w="120" w:type="dxa"/>
            </w:tcMar>
            <w:vAlign w:val="center"/>
          </w:tcPr>
          <w:p w14:paraId="6A526E8D">
            <w:pPr>
              <w:pStyle w:val="31"/>
              <w:rPr>
                <w:rFonts w:hint="eastAsia" w:ascii="宋体" w:hAnsi="宋体" w:eastAsia="宋体" w:cs="宋体"/>
              </w:rPr>
            </w:pPr>
            <w:r>
              <w:rPr>
                <w:rFonts w:hint="eastAsia" w:ascii="宋体" w:hAnsi="宋体" w:eastAsia="宋体" w:cs="宋体"/>
              </w:rPr>
              <w:t>稳健性检验结果</w:t>
            </w:r>
          </w:p>
        </w:tc>
        <w:tc>
          <w:tcPr>
            <w:tcW w:w="1502" w:type="pct"/>
            <w:tcMar>
              <w:top w:w="80" w:type="dxa"/>
              <w:left w:w="120" w:type="dxa"/>
              <w:bottom w:w="80" w:type="dxa"/>
              <w:right w:w="120" w:type="dxa"/>
            </w:tcMar>
            <w:vAlign w:val="center"/>
          </w:tcPr>
          <w:p w14:paraId="7814E50E">
            <w:pPr>
              <w:pStyle w:val="31"/>
              <w:rPr>
                <w:rFonts w:hint="eastAsia" w:ascii="宋体" w:hAnsi="宋体" w:eastAsia="宋体" w:cs="宋体"/>
              </w:rPr>
            </w:pPr>
            <w:r>
              <w:rPr>
                <w:rFonts w:hint="eastAsia" w:ascii="宋体" w:hAnsi="宋体" w:eastAsia="宋体" w:cs="宋体"/>
              </w:rPr>
              <w:t>插入对比表</w:t>
            </w:r>
          </w:p>
        </w:tc>
      </w:tr>
      <w:tr w14:paraId="2A82C3F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763" w:type="pct"/>
            <w:tcBorders>
              <w:bottom w:val="single" w:color="E1E4E8" w:sz="4" w:space="0"/>
            </w:tcBorders>
            <w:tcMar>
              <w:top w:w="80" w:type="dxa"/>
              <w:left w:w="120" w:type="dxa"/>
              <w:bottom w:w="80" w:type="dxa"/>
              <w:right w:w="120" w:type="dxa"/>
            </w:tcMar>
            <w:vAlign w:val="center"/>
          </w:tcPr>
          <w:p w14:paraId="6A273933">
            <w:pPr>
              <w:pStyle w:val="31"/>
              <w:rPr>
                <w:rFonts w:hint="eastAsia" w:ascii="宋体" w:hAnsi="宋体" w:eastAsia="宋体" w:cs="宋体"/>
              </w:rPr>
            </w:pPr>
            <w:r>
              <w:rPr>
                <w:rFonts w:hint="eastAsia" w:ascii="宋体" w:hAnsi="宋体" w:eastAsia="宋体" w:cs="宋体"/>
              </w:rPr>
              <w:t>结论</w:t>
            </w:r>
          </w:p>
        </w:tc>
        <w:tc>
          <w:tcPr>
            <w:tcW w:w="2734" w:type="pct"/>
            <w:tcBorders>
              <w:bottom w:val="single" w:color="E1E4E8" w:sz="4" w:space="0"/>
            </w:tcBorders>
            <w:tcMar>
              <w:top w:w="80" w:type="dxa"/>
              <w:left w:w="120" w:type="dxa"/>
              <w:bottom w:w="80" w:type="dxa"/>
              <w:right w:w="120" w:type="dxa"/>
            </w:tcMar>
            <w:vAlign w:val="center"/>
          </w:tcPr>
          <w:p w14:paraId="02C2AE22">
            <w:pPr>
              <w:pStyle w:val="31"/>
              <w:rPr>
                <w:rFonts w:hint="eastAsia" w:ascii="宋体" w:hAnsi="宋体" w:eastAsia="宋体" w:cs="宋体"/>
              </w:rPr>
            </w:pPr>
            <w:r>
              <w:rPr>
                <w:rFonts w:hint="eastAsia" w:ascii="宋体" w:hAnsi="宋体" w:eastAsia="宋体" w:cs="宋体"/>
              </w:rPr>
              <w:t>用实证结果替换“框架性表述”</w:t>
            </w:r>
          </w:p>
        </w:tc>
        <w:tc>
          <w:tcPr>
            <w:tcW w:w="1502" w:type="pct"/>
            <w:tcBorders>
              <w:bottom w:val="single" w:color="E1E4E8" w:sz="4" w:space="0"/>
            </w:tcBorders>
            <w:tcMar>
              <w:top w:w="80" w:type="dxa"/>
              <w:left w:w="120" w:type="dxa"/>
              <w:bottom w:w="80" w:type="dxa"/>
              <w:right w:w="120" w:type="dxa"/>
            </w:tcMar>
            <w:vAlign w:val="center"/>
          </w:tcPr>
          <w:p w14:paraId="209DB91B">
            <w:pPr>
              <w:pStyle w:val="31"/>
              <w:rPr>
                <w:rFonts w:hint="eastAsia" w:ascii="宋体" w:hAnsi="宋体" w:eastAsia="宋体" w:cs="宋体"/>
              </w:rPr>
            </w:pPr>
            <w:r>
              <w:rPr>
                <w:rFonts w:hint="eastAsia" w:ascii="宋体" w:hAnsi="宋体" w:eastAsia="宋体" w:cs="宋体"/>
              </w:rPr>
              <w:t>形成正式结论</w:t>
            </w:r>
          </w:p>
        </w:tc>
      </w:tr>
    </w:tbl>
    <w:p w14:paraId="61E1C6A6">
      <w:pPr>
        <w:rPr>
          <w:rFonts w:hint="eastAsia" w:ascii="宋体" w:hAnsi="宋体" w:eastAsia="宋体" w:cs="宋体"/>
        </w:rPr>
      </w:pPr>
      <w:bookmarkStart w:id="0" w:name="_GoBack"/>
      <w:bookmarkEnd w:id="0"/>
    </w:p>
    <w:sectPr>
      <w:pgSz w:w="11906" w:h="16838"/>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赵博磊" w:date="2026-05-12T18:03:54Z" w:initials="">
    <w:p w14:paraId="59DB6E46">
      <w:pPr>
        <w:pStyle w:val="8"/>
        <w:rPr>
          <w:rFonts w:hint="default" w:eastAsiaTheme="minorEastAsia"/>
          <w:lang w:val="en-US" w:eastAsia="zh-CN"/>
        </w:rPr>
      </w:pPr>
      <w:r>
        <w:rPr>
          <w:rFonts w:hint="eastAsia"/>
          <w:lang w:val="en-US" w:eastAsia="zh-CN"/>
        </w:rPr>
        <w:t>一眼AI，其他有这种的需要改一下吧</w:t>
      </w:r>
    </w:p>
  </w:comment>
  <w:comment w:id="1" w:author="赵博磊" w:date="2026-05-12T18:29:14Z" w:initials="">
    <w:p w14:paraId="3F1C5E0E">
      <w:pPr>
        <w:pStyle w:val="8"/>
        <w:rPr>
          <w:rFonts w:hint="default"/>
          <w:lang w:val="en-US" w:eastAsia="zh-CN"/>
        </w:rPr>
      </w:pPr>
      <w:r>
        <w:rPr>
          <w:rFonts w:hint="eastAsia"/>
          <w:lang w:val="en-US" w:eastAsia="zh-CN"/>
        </w:rPr>
        <w:t>加个表，我截图</w:t>
      </w:r>
    </w:p>
  </w:comment>
  <w:comment w:id="2" w:author="赵博磊" w:date="2026-05-12T18:31:14Z" w:initials="">
    <w:p w14:paraId="7596CB23">
      <w:pPr>
        <w:pStyle w:val="8"/>
        <w:rPr>
          <w:rFonts w:hint="eastAsia" w:eastAsiaTheme="minorEastAsia"/>
          <w:lang w:val="en-US" w:eastAsia="zh-CN"/>
        </w:rPr>
      </w:pPr>
      <w:r>
        <w:rPr>
          <w:rFonts w:hint="eastAsia"/>
          <w:lang w:val="en-US" w:eastAsia="zh-CN"/>
        </w:rPr>
        <w:t>你自己改</w:t>
      </w:r>
    </w:p>
  </w:comment>
  <w:comment w:id="3" w:author="赵博磊" w:date="2026-05-12T18:31:59Z" w:initials="">
    <w:p w14:paraId="16C5345D">
      <w:pPr>
        <w:pStyle w:val="8"/>
        <w:rPr>
          <w:rFonts w:hint="default" w:eastAsiaTheme="minorEastAsia"/>
          <w:lang w:val="en-US" w:eastAsia="zh-CN"/>
        </w:rPr>
      </w:pPr>
      <w:r>
        <w:rPr>
          <w:rFonts w:hint="eastAsia"/>
          <w:lang w:val="en-US" w:eastAsia="zh-CN"/>
        </w:rPr>
        <w:t>加表，我给你发截图</w:t>
      </w:r>
    </w:p>
  </w:comment>
  <w:comment w:id="4" w:author="赵博磊" w:date="2026-05-12T18:33:45Z" w:initials="">
    <w:p w14:paraId="76B190B9">
      <w:pPr>
        <w:pStyle w:val="8"/>
        <w:rPr>
          <w:rFonts w:hint="default" w:eastAsiaTheme="minorEastAsia"/>
          <w:lang w:val="en-US" w:eastAsia="zh-CN"/>
        </w:rPr>
      </w:pPr>
      <w:r>
        <w:rPr>
          <w:rFonts w:hint="eastAsia"/>
          <w:lang w:val="en-US" w:eastAsia="zh-CN"/>
        </w:rPr>
        <w:t>你改改，我写的内容只是参考</w:t>
      </w:r>
    </w:p>
  </w:comment>
  <w:comment w:id="5" w:author="赵博磊" w:date="2026-05-12T18:36:13Z" w:initials="">
    <w:p w14:paraId="3BF218F8">
      <w:pPr>
        <w:pStyle w:val="8"/>
        <w:rPr>
          <w:rFonts w:hint="default" w:eastAsiaTheme="minorEastAsia"/>
          <w:lang w:val="en-US" w:eastAsia="zh-CN"/>
        </w:rPr>
      </w:pPr>
      <w:r>
        <w:rPr>
          <w:rFonts w:hint="eastAsia"/>
          <w:lang w:val="en-US" w:eastAsia="zh-CN"/>
        </w:rPr>
        <w:t>有点空泛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DB6E46" w15:done="0"/>
  <w15:commentEx w15:paraId="3F1C5E0E" w15:done="0"/>
  <w15:commentEx w15:paraId="7596CB23" w15:done="0"/>
  <w15:commentEx w15:paraId="16C5345D" w15:done="0"/>
  <w15:commentEx w15:paraId="76B190B9" w15:done="0"/>
  <w15:commentEx w15:paraId="3BF218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ESRI AMFM Electric">
    <w:panose1 w:val="02000400000000000000"/>
    <w:charset w:val="00"/>
    <w:family w:val="auto"/>
    <w:pitch w:val="default"/>
    <w:sig w:usb0="00000003" w:usb1="0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博磊">
    <w15:presenceInfo w15:providerId="WPS Office" w15:userId="10284059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xZTNkYTE4MzcwZjBiNTE3ZTU5YTYxZWM3NjgzODMifQ=="/>
  </w:docVars>
  <w:rsids>
    <w:rsidRoot w:val="00E35E84"/>
    <w:rsid w:val="001862E9"/>
    <w:rsid w:val="001C37B9"/>
    <w:rsid w:val="00A71ABA"/>
    <w:rsid w:val="00C20553"/>
    <w:rsid w:val="00E35E84"/>
    <w:rsid w:val="00EB35DF"/>
    <w:rsid w:val="00F6679B"/>
    <w:rsid w:val="23064347"/>
    <w:rsid w:val="6BDE2C7B"/>
    <w:rsid w:val="78596DA6"/>
    <w:rsid w:val="7EC77D8F"/>
    <w:rsid w:val="7FB77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semiHidden/>
    <w:unhideWhenUsed/>
    <w:uiPriority w:val="99"/>
    <w:pPr>
      <w:jc w:val="left"/>
    </w:pPr>
  </w:style>
  <w:style w:type="paragraph" w:styleId="9">
    <w:name w:val="footnote text"/>
    <w:link w:val="18"/>
    <w:semiHidden/>
    <w:unhideWhenUsed/>
    <w:qFormat/>
    <w:uiPriority w:val="99"/>
    <w:rPr>
      <w:rFonts w:ascii="Times New Roman" w:hAnsi="Times New Roman" w:cs="Times New Roman" w:eastAsiaTheme="minorEastAsia"/>
      <w:sz w:val="20"/>
      <w:szCs w:val="20"/>
      <w:lang w:val="en-US" w:eastAsia="zh-CN" w:bidi="ar-SA"/>
    </w:rPr>
  </w:style>
  <w:style w:type="paragraph" w:styleId="10">
    <w:name w:val="Title"/>
    <w:qFormat/>
    <w:uiPriority w:val="10"/>
    <w:rPr>
      <w:rFonts w:ascii="Times New Roman" w:hAnsi="Times New Roman" w:cs="Times New Roman" w:eastAsiaTheme="minorEastAsia"/>
      <w:sz w:val="56"/>
      <w:szCs w:val="56"/>
      <w:lang w:val="en-US" w:eastAsia="zh-CN" w:bidi="ar-SA"/>
    </w:rPr>
  </w:style>
  <w:style w:type="table" w:styleId="12">
    <w:name w:val="Table Grid"/>
    <w:basedOn w:val="11"/>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nhideWhenUsed/>
    <w:qFormat/>
    <w:uiPriority w:val="99"/>
    <w:rPr>
      <w:color w:val="0563C1"/>
      <w:u w:val="single" w:color="0563C1"/>
    </w:rPr>
  </w:style>
  <w:style w:type="character" w:styleId="15">
    <w:name w:val="footnote reference"/>
    <w:semiHidden/>
    <w:unhideWhenUsed/>
    <w:qFormat/>
    <w:uiPriority w:val="99"/>
    <w:rPr>
      <w:vertAlign w:val="superscript"/>
    </w:rPr>
  </w:style>
  <w:style w:type="paragraph" w:customStyle="1" w:styleId="16">
    <w:name w:val="要点1"/>
    <w:qFormat/>
    <w:uiPriority w:val="0"/>
    <w:rPr>
      <w:rFonts w:ascii="Times New Roman" w:hAnsi="Times New Roman" w:cs="Times New Roman" w:eastAsiaTheme="minorEastAsia"/>
      <w:b/>
      <w:bCs/>
      <w:sz w:val="24"/>
      <w:szCs w:val="24"/>
      <w:lang w:val="en-US" w:eastAsia="zh-CN" w:bidi="ar-SA"/>
    </w:rPr>
  </w:style>
  <w:style w:type="paragraph" w:styleId="17">
    <w:name w:val="List Paragraph"/>
    <w:qFormat/>
    <w:uiPriority w:val="0"/>
    <w:rPr>
      <w:rFonts w:ascii="Times New Roman" w:hAnsi="Times New Roman" w:cs="Times New Roman" w:eastAsiaTheme="minorEastAsia"/>
      <w:sz w:val="24"/>
      <w:szCs w:val="24"/>
      <w:lang w:val="en-US" w:eastAsia="zh-CN" w:bidi="ar-SA"/>
    </w:rPr>
  </w:style>
  <w:style w:type="character" w:customStyle="1" w:styleId="18">
    <w:name w:val="脚注文本 字符"/>
    <w:link w:val="9"/>
    <w:semiHidden/>
    <w:unhideWhenUsed/>
    <w:qFormat/>
    <w:uiPriority w:val="99"/>
    <w:rPr>
      <w:sz w:val="20"/>
      <w:szCs w:val="20"/>
    </w:rPr>
  </w:style>
  <w:style w:type="paragraph" w:customStyle="1" w:styleId="19">
    <w:name w:val="MdSpace"/>
    <w:qFormat/>
    <w:uiPriority w:val="0"/>
    <w:rPr>
      <w:rFonts w:ascii="Times New Roman" w:hAnsi="Times New Roman" w:cs="Times New Roman" w:eastAsiaTheme="minorEastAsia"/>
      <w:sz w:val="12"/>
      <w:szCs w:val="12"/>
      <w:lang w:val="en-US" w:eastAsia="zh-CN" w:bidi="ar-SA"/>
    </w:rPr>
  </w:style>
  <w:style w:type="paragraph" w:customStyle="1" w:styleId="20">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lang w:val="en-US" w:eastAsia="zh-CN" w:bidi="ar-SA"/>
    </w:rPr>
  </w:style>
  <w:style w:type="paragraph" w:customStyle="1" w:styleId="21">
    <w:name w:val="MdHr"/>
    <w:qFormat/>
    <w:uiPriority w:val="0"/>
    <w:pPr>
      <w:pBdr>
        <w:bottom w:val="single" w:color="A5A5A5" w:sz="2" w:space="1"/>
      </w:pBdr>
      <w:spacing w:before="240" w:after="240"/>
    </w:pPr>
    <w:rPr>
      <w:rFonts w:ascii="Times New Roman" w:hAnsi="Times New Roman" w:cs="Times New Roman" w:eastAsiaTheme="minorEastAsia"/>
      <w:sz w:val="24"/>
      <w:szCs w:val="24"/>
      <w:lang w:val="en-US" w:eastAsia="zh-CN" w:bidi="ar-SA"/>
    </w:rPr>
  </w:style>
  <w:style w:type="paragraph" w:customStyle="1" w:styleId="22">
    <w:name w:val="MdBlockquote"/>
    <w:qFormat/>
    <w:uiPriority w:val="0"/>
    <w:pPr>
      <w:pBdr>
        <w:left w:val="single" w:color="A5A5A5" w:sz="20" w:space="12"/>
      </w:pBdr>
      <w:spacing w:before="200" w:after="200"/>
      <w:ind w:left="360"/>
    </w:pPr>
    <w:rPr>
      <w:rFonts w:ascii="Times New Roman" w:hAnsi="Times New Roman" w:cs="Times New Roman" w:eastAsiaTheme="minorEastAsia"/>
      <w:i/>
      <w:iCs/>
      <w:color w:val="666666"/>
      <w:sz w:val="24"/>
      <w:szCs w:val="24"/>
      <w:lang w:val="en-US" w:eastAsia="zh-CN" w:bidi="ar-SA"/>
    </w:rPr>
  </w:style>
  <w:style w:type="paragraph" w:customStyle="1" w:styleId="23">
    <w:name w:val="MdHtml"/>
    <w:qFormat/>
    <w:uiPriority w:val="0"/>
    <w:rPr>
      <w:rFonts w:ascii="Courier New" w:hAnsi="Courier New" w:eastAsia="Courier New" w:cs="Courier New"/>
      <w:color w:val="ED7D31"/>
      <w:sz w:val="24"/>
      <w:szCs w:val="24"/>
      <w:lang w:val="en-US" w:eastAsia="zh-CN" w:bidi="ar-SA"/>
    </w:rPr>
  </w:style>
  <w:style w:type="paragraph" w:customStyle="1" w:styleId="24">
    <w:name w:val="MdDef"/>
    <w:qFormat/>
    <w:uiPriority w:val="0"/>
    <w:pPr>
      <w:ind w:left="720" w:hanging="360"/>
    </w:pPr>
    <w:rPr>
      <w:rFonts w:ascii="Times New Roman" w:hAnsi="Times New Roman" w:cs="Times New Roman" w:eastAsiaTheme="minorEastAsia"/>
      <w:sz w:val="24"/>
      <w:szCs w:val="24"/>
      <w:lang w:val="en-US" w:eastAsia="zh-CN" w:bidi="ar-SA"/>
    </w:rPr>
  </w:style>
  <w:style w:type="paragraph" w:customStyle="1" w:styleId="25">
    <w:name w:val="MdParagraph"/>
    <w:qFormat/>
    <w:uiPriority w:val="0"/>
    <w:pPr>
      <w:spacing w:before="120" w:after="120"/>
    </w:pPr>
    <w:rPr>
      <w:rFonts w:ascii="Times New Roman" w:hAnsi="Times New Roman" w:cs="Times New Roman" w:eastAsiaTheme="minorEastAsia"/>
      <w:sz w:val="24"/>
      <w:szCs w:val="24"/>
      <w:lang w:val="en-US" w:eastAsia="zh-CN" w:bidi="ar-SA"/>
    </w:rPr>
  </w:style>
  <w:style w:type="paragraph" w:customStyle="1" w:styleId="26">
    <w:name w:val="MdText"/>
    <w:qFormat/>
    <w:uiPriority w:val="0"/>
    <w:rPr>
      <w:rFonts w:ascii="Times New Roman" w:hAnsi="Times New Roman" w:cs="Times New Roman" w:eastAsiaTheme="minorEastAsia"/>
      <w:sz w:val="24"/>
      <w:szCs w:val="24"/>
      <w:lang w:val="en-US" w:eastAsia="zh-CN" w:bidi="ar-SA"/>
    </w:rPr>
  </w:style>
  <w:style w:type="paragraph" w:customStyle="1" w:styleId="27">
    <w:name w:val="MdFootnote"/>
    <w:qFormat/>
    <w:uiPriority w:val="0"/>
    <w:rPr>
      <w:rFonts w:ascii="Times New Roman" w:hAnsi="Times New Roman" w:cs="Times New Roman" w:eastAsiaTheme="minorEastAsia"/>
      <w:sz w:val="24"/>
      <w:szCs w:val="24"/>
      <w:vertAlign w:val="superscript"/>
      <w:lang w:val="en-US" w:eastAsia="zh-CN" w:bidi="ar-SA"/>
    </w:rPr>
  </w:style>
  <w:style w:type="paragraph" w:customStyle="1" w:styleId="28">
    <w:name w:val="MdListItem"/>
    <w:qFormat/>
    <w:uiPriority w:val="0"/>
    <w:pPr>
      <w:spacing w:before="60" w:after="60"/>
      <w:ind w:left="720" w:hanging="360"/>
    </w:pPr>
    <w:rPr>
      <w:rFonts w:ascii="Times New Roman" w:hAnsi="Times New Roman" w:cs="Times New Roman" w:eastAsiaTheme="minorEastAsia"/>
      <w:sz w:val="24"/>
      <w:szCs w:val="24"/>
      <w:lang w:val="en-US" w:eastAsia="zh-CN" w:bidi="ar-SA"/>
    </w:rPr>
  </w:style>
  <w:style w:type="paragraph" w:customStyle="1" w:styleId="29">
    <w:name w:val="MdTable"/>
    <w:qFormat/>
    <w:uiPriority w:val="0"/>
    <w:pPr>
      <w:spacing w:before="60" w:after="60"/>
    </w:pPr>
    <w:rPr>
      <w:rFonts w:ascii="Times New Roman" w:hAnsi="Times New Roman" w:cs="Times New Roman" w:eastAsiaTheme="minorEastAsia"/>
      <w:sz w:val="24"/>
      <w:szCs w:val="24"/>
      <w:lang w:val="en-US" w:eastAsia="zh-CN" w:bidi="ar-SA"/>
    </w:rPr>
  </w:style>
  <w:style w:type="paragraph" w:customStyle="1" w:styleId="30">
    <w:name w:val="MdTableHeader"/>
    <w:qFormat/>
    <w:uiPriority w:val="0"/>
    <w:pPr>
      <w:spacing w:before="60" w:after="60"/>
    </w:pPr>
    <w:rPr>
      <w:rFonts w:ascii="Times New Roman" w:hAnsi="Times New Roman" w:cs="Times New Roman" w:eastAsiaTheme="minorEastAsia"/>
      <w:b/>
      <w:bCs/>
      <w:sz w:val="22"/>
      <w:szCs w:val="22"/>
      <w:lang w:val="en-US" w:eastAsia="zh-CN" w:bidi="ar-SA"/>
    </w:rPr>
  </w:style>
  <w:style w:type="paragraph" w:customStyle="1" w:styleId="31">
    <w:name w:val="MdTableCell"/>
    <w:qFormat/>
    <w:uiPriority w:val="0"/>
    <w:pPr>
      <w:spacing w:before="40" w:after="40"/>
    </w:pPr>
    <w:rPr>
      <w:rFonts w:ascii="Times New Roman" w:hAnsi="Times New Roman" w:cs="Times New Roman" w:eastAsiaTheme="minorEastAsia"/>
      <w:sz w:val="20"/>
      <w:szCs w:val="20"/>
      <w:lang w:val="en-US" w:eastAsia="zh-CN" w:bidi="ar-SA"/>
    </w:rPr>
  </w:style>
  <w:style w:type="paragraph" w:customStyle="1" w:styleId="32">
    <w:name w:val="MdHeading1"/>
    <w:qFormat/>
    <w:uiPriority w:val="0"/>
    <w:pPr>
      <w:keepNext/>
      <w:spacing w:before="480" w:after="240"/>
      <w:outlineLvl w:val="0"/>
    </w:pPr>
    <w:rPr>
      <w:rFonts w:ascii="Times New Roman" w:hAnsi="Times New Roman" w:cs="Times New Roman" w:eastAsiaTheme="minorEastAsia"/>
      <w:b/>
      <w:bCs/>
      <w:sz w:val="36"/>
      <w:szCs w:val="36"/>
      <w:lang w:val="en-US" w:eastAsia="zh-CN" w:bidi="ar-SA"/>
    </w:rPr>
  </w:style>
  <w:style w:type="paragraph" w:customStyle="1" w:styleId="33">
    <w:name w:val="MdHeading2"/>
    <w:qFormat/>
    <w:uiPriority w:val="0"/>
    <w:pPr>
      <w:keepNext/>
      <w:spacing w:before="400" w:after="200"/>
      <w:outlineLvl w:val="1"/>
    </w:pPr>
    <w:rPr>
      <w:rFonts w:ascii="Times New Roman" w:hAnsi="Times New Roman" w:cs="Times New Roman" w:eastAsiaTheme="minorEastAsia"/>
      <w:b/>
      <w:bCs/>
      <w:sz w:val="32"/>
      <w:szCs w:val="32"/>
      <w:lang w:val="en-US" w:eastAsia="zh-CN" w:bidi="ar-SA"/>
    </w:rPr>
  </w:style>
  <w:style w:type="paragraph" w:customStyle="1" w:styleId="34">
    <w:name w:val="MdHeading3"/>
    <w:qFormat/>
    <w:uiPriority w:val="0"/>
    <w:pPr>
      <w:keepNext/>
      <w:spacing w:before="320" w:after="160"/>
      <w:outlineLvl w:val="2"/>
    </w:pPr>
    <w:rPr>
      <w:rFonts w:ascii="Times New Roman" w:hAnsi="Times New Roman" w:cs="Times New Roman" w:eastAsiaTheme="minorEastAsia"/>
      <w:b/>
      <w:bCs/>
      <w:sz w:val="28"/>
      <w:szCs w:val="28"/>
      <w:lang w:val="en-US" w:eastAsia="zh-CN" w:bidi="ar-SA"/>
    </w:rPr>
  </w:style>
  <w:style w:type="paragraph" w:customStyle="1" w:styleId="35">
    <w:name w:val="MdHeading4"/>
    <w:qFormat/>
    <w:uiPriority w:val="0"/>
    <w:pPr>
      <w:keepNext/>
      <w:spacing w:before="280" w:after="140"/>
      <w:outlineLvl w:val="3"/>
    </w:pPr>
    <w:rPr>
      <w:rFonts w:ascii="Times New Roman" w:hAnsi="Times New Roman" w:cs="Times New Roman" w:eastAsiaTheme="minorEastAsia"/>
      <w:b/>
      <w:bCs/>
      <w:sz w:val="26"/>
      <w:szCs w:val="26"/>
      <w:lang w:val="en-US" w:eastAsia="zh-CN" w:bidi="ar-SA"/>
    </w:rPr>
  </w:style>
  <w:style w:type="paragraph" w:customStyle="1" w:styleId="36">
    <w:name w:val="MdHeading5"/>
    <w:qFormat/>
    <w:uiPriority w:val="0"/>
    <w:pPr>
      <w:keepNext/>
      <w:spacing w:before="240" w:after="120"/>
      <w:outlineLvl w:val="4"/>
    </w:pPr>
    <w:rPr>
      <w:rFonts w:ascii="Times New Roman" w:hAnsi="Times New Roman" w:cs="Times New Roman" w:eastAsiaTheme="minorEastAsia"/>
      <w:b/>
      <w:bCs/>
      <w:i/>
      <w:iCs/>
      <w:sz w:val="24"/>
      <w:szCs w:val="24"/>
      <w:lang w:val="en-US" w:eastAsia="zh-CN" w:bidi="ar-SA"/>
    </w:rPr>
  </w:style>
  <w:style w:type="paragraph" w:customStyle="1" w:styleId="37">
    <w:name w:val="MdHeading6"/>
    <w:qFormat/>
    <w:uiPriority w:val="0"/>
    <w:pPr>
      <w:keepNext/>
      <w:spacing w:before="240" w:after="120"/>
      <w:outlineLvl w:val="5"/>
    </w:pPr>
    <w:rPr>
      <w:rFonts w:ascii="Times New Roman" w:hAnsi="Times New Roman" w:cs="Times New Roman" w:eastAsiaTheme="minorEastAsia"/>
      <w:i/>
      <w:iCs/>
      <w:sz w:val="24"/>
      <w:szCs w:val="24"/>
      <w:lang w:val="en-US" w:eastAsia="zh-CN" w:bidi="ar-SA"/>
    </w:rPr>
  </w:style>
  <w:style w:type="character" w:customStyle="1" w:styleId="38">
    <w:name w:val="MdTag"/>
    <w:unhideWhenUsed/>
    <w:qFormat/>
    <w:uiPriority w:val="99"/>
    <w:rPr>
      <w:rFonts w:ascii="Courier New" w:hAnsi="Courier New" w:eastAsia="Courier New" w:cs="Courier New"/>
      <w:color w:val="ED7D31"/>
    </w:rPr>
  </w:style>
  <w:style w:type="character" w:customStyle="1" w:styleId="39">
    <w:name w:val="MdLink"/>
    <w:unhideWhenUsed/>
    <w:qFormat/>
    <w:uiPriority w:val="99"/>
    <w:rPr>
      <w:color w:val="0563C1"/>
      <w:u w:val="single"/>
    </w:rPr>
  </w:style>
  <w:style w:type="character" w:customStyle="1" w:styleId="40">
    <w:name w:val="MdStrong"/>
    <w:unhideWhenUsed/>
    <w:qFormat/>
    <w:uiPriority w:val="99"/>
    <w:rPr>
      <w:b/>
      <w:bCs/>
    </w:rPr>
  </w:style>
  <w:style w:type="character" w:customStyle="1" w:styleId="41">
    <w:name w:val="MdEm"/>
    <w:unhideWhenUsed/>
    <w:qFormat/>
    <w:uiPriority w:val="99"/>
    <w:rPr>
      <w:i/>
      <w:iCs/>
    </w:rPr>
  </w:style>
  <w:style w:type="character" w:customStyle="1" w:styleId="42">
    <w:name w:val="MdCodespan"/>
    <w:unhideWhenUsed/>
    <w:qFormat/>
    <w:uiPriority w:val="99"/>
    <w:rPr>
      <w:rFonts w:ascii="Courier New" w:hAnsi="Courier New" w:eastAsia="Courier New" w:cs="Courier New"/>
      <w:color w:val="70AD47"/>
    </w:rPr>
  </w:style>
  <w:style w:type="character" w:customStyle="1" w:styleId="43">
    <w:name w:val="MdDel"/>
    <w:unhideWhenUsed/>
    <w:qFormat/>
    <w:uiPriority w:val="99"/>
    <w:rPr>
      <w:strike/>
    </w:rPr>
  </w:style>
  <w:style w:type="character" w:customStyle="1" w:styleId="44">
    <w:name w:val="MdBr"/>
    <w:unhideWhenUsed/>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9806</Words>
  <Characters>10200</Characters>
  <Lines>395</Lines>
  <Paragraphs>292</Paragraphs>
  <TotalTime>9</TotalTime>
  <ScaleCrop>false</ScaleCrop>
  <LinksUpToDate>false</LinksUpToDate>
  <CharactersWithSpaces>10305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2026-04-12T08:50:00Z</dcterms:created>
  <dc:creator>md2docx converter</dc:creator>
  <dc:description>Converted from Markdown</dc:description>
  <cp:lastModifiedBy>赵博磊</cp:lastModifiedBy>
  <dcterms:modified xsi:type="dcterms:W3CDTF">2026-05-12T13:41:43Z</dcterms:modified>
  <dc:title>Converted Document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A94AE45A3D4E42A5AA8D488263B5A815_12</vt:lpwstr>
  </property>
  <property fmtid="{D5CDD505-2E9C-101B-9397-08002B2CF9AE}" pid="4" name="KSOTemplateDocerSaveRecord">
    <vt:lpwstr>eyJoZGlkIjoiM2EwYWQxMzYyYTY3MDllZTljMzU3NzZiNjU5NjJjOTEiLCJ1c2VySWQiOiIxNTU0NTc5MzY5In0=</vt:lpwstr>
  </property>
</Properties>
</file>